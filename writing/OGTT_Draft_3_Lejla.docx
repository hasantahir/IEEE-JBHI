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1B67F1" w14:textId="4D876328" w:rsidR="006F3883" w:rsidRPr="00B024CB" w:rsidRDefault="00246C35" w:rsidP="00F92C80">
      <w:pPr>
        <w:pStyle w:val="BodyText"/>
        <w:kinsoku w:val="0"/>
        <w:overflowPunct w:val="0"/>
        <w:spacing w:before="54" w:line="362" w:lineRule="auto"/>
        <w:ind w:left="1128" w:right="1141"/>
        <w:jc w:val="center"/>
        <w:rPr>
          <w:sz w:val="34"/>
          <w:szCs w:val="34"/>
        </w:rPr>
      </w:pPr>
      <w:r>
        <w:rPr>
          <w:sz w:val="34"/>
          <w:szCs w:val="34"/>
        </w:rPr>
        <w:t>Support</w:t>
      </w:r>
      <w:r w:rsidR="00291F4B">
        <w:rPr>
          <w:sz w:val="34"/>
          <w:szCs w:val="34"/>
        </w:rPr>
        <w:t xml:space="preserve"> Vector Machine </w:t>
      </w:r>
      <w:del w:id="0" w:author="Lejla Alic" w:date="2018-12-21T13:17:00Z">
        <w:r w:rsidR="006F3883" w:rsidDel="00F92C80">
          <w:rPr>
            <w:sz w:val="34"/>
            <w:szCs w:val="34"/>
          </w:rPr>
          <w:delText>Support</w:delText>
        </w:r>
        <w:r w:rsidR="006F3883" w:rsidDel="00F92C80">
          <w:rPr>
            <w:w w:val="101"/>
            <w:sz w:val="34"/>
            <w:szCs w:val="34"/>
          </w:rPr>
          <w:delText xml:space="preserve"> </w:delText>
        </w:r>
        <w:r w:rsidR="006F3883" w:rsidDel="00F92C80">
          <w:rPr>
            <w:spacing w:val="-5"/>
            <w:sz w:val="34"/>
            <w:szCs w:val="34"/>
          </w:rPr>
          <w:delText xml:space="preserve">Vector </w:delText>
        </w:r>
        <w:r w:rsidR="006F3883" w:rsidDel="00F92C80">
          <w:rPr>
            <w:sz w:val="34"/>
            <w:szCs w:val="34"/>
          </w:rPr>
          <w:delText xml:space="preserve">Machine </w:delText>
        </w:r>
      </w:del>
      <w:r w:rsidR="006F3883">
        <w:rPr>
          <w:sz w:val="34"/>
          <w:szCs w:val="34"/>
        </w:rPr>
        <w:t xml:space="preserve">to predict </w:t>
      </w:r>
      <w:r w:rsidR="006F3883">
        <w:rPr>
          <w:spacing w:val="-9"/>
          <w:sz w:val="34"/>
          <w:szCs w:val="34"/>
        </w:rPr>
        <w:t xml:space="preserve">Type </w:t>
      </w:r>
      <w:r w:rsidR="006F3883">
        <w:rPr>
          <w:sz w:val="34"/>
          <w:szCs w:val="34"/>
        </w:rPr>
        <w:t>2</w:t>
      </w:r>
      <w:r w:rsidR="006F3883">
        <w:rPr>
          <w:spacing w:val="83"/>
          <w:sz w:val="34"/>
          <w:szCs w:val="34"/>
        </w:rPr>
        <w:t xml:space="preserve"> </w:t>
      </w:r>
      <w:r w:rsidR="00B024CB">
        <w:rPr>
          <w:sz w:val="34"/>
          <w:szCs w:val="34"/>
        </w:rPr>
        <w:t>Diabetes</w:t>
      </w:r>
      <w:r w:rsidR="00291F4B">
        <w:rPr>
          <w:sz w:val="34"/>
          <w:szCs w:val="34"/>
        </w:rPr>
        <w:t xml:space="preserve"> using Oral Glucose </w:t>
      </w:r>
      <w:r w:rsidR="00291F4B">
        <w:rPr>
          <w:spacing w:val="-4"/>
          <w:sz w:val="34"/>
          <w:szCs w:val="34"/>
        </w:rPr>
        <w:t xml:space="preserve">Tolerance </w:t>
      </w:r>
      <w:r w:rsidR="00291F4B">
        <w:rPr>
          <w:spacing w:val="-9"/>
          <w:sz w:val="34"/>
          <w:szCs w:val="34"/>
        </w:rPr>
        <w:t xml:space="preserve">Test </w:t>
      </w:r>
      <w:del w:id="1" w:author="Lejla Alic" w:date="2018-12-21T13:17:00Z">
        <w:r w:rsidR="00291F4B" w:rsidDel="00F92C80">
          <w:rPr>
            <w:sz w:val="34"/>
            <w:szCs w:val="34"/>
          </w:rPr>
          <w:delText>and</w:delText>
        </w:r>
      </w:del>
    </w:p>
    <w:p w14:paraId="756F7425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1128" w:right="1141"/>
        <w:jc w:val="center"/>
        <w:rPr>
          <w:sz w:val="24"/>
          <w:szCs w:val="24"/>
        </w:rPr>
      </w:pPr>
      <w:r>
        <w:rPr>
          <w:spacing w:val="-3"/>
          <w:sz w:val="24"/>
          <w:szCs w:val="24"/>
        </w:rPr>
        <w:t xml:space="preserve">November </w:t>
      </w:r>
      <w:r>
        <w:rPr>
          <w:sz w:val="24"/>
          <w:szCs w:val="24"/>
        </w:rPr>
        <w:t>15,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2018</w:t>
      </w:r>
    </w:p>
    <w:p w14:paraId="4FC7A959" w14:textId="77777777" w:rsidR="006F3883" w:rsidRDefault="006F3883" w:rsidP="00B024CB">
      <w:pPr>
        <w:pStyle w:val="BodyText"/>
        <w:kinsoku w:val="0"/>
        <w:overflowPunct w:val="0"/>
        <w:spacing w:before="3" w:line="362" w:lineRule="auto"/>
        <w:ind w:left="0"/>
        <w:rPr>
          <w:sz w:val="19"/>
          <w:szCs w:val="19"/>
        </w:rPr>
      </w:pPr>
    </w:p>
    <w:p w14:paraId="39B8A98D" w14:textId="77777777" w:rsidR="006F3883" w:rsidRDefault="006F3883" w:rsidP="00B024CB">
      <w:pPr>
        <w:pStyle w:val="BodyText"/>
        <w:kinsoku w:val="0"/>
        <w:overflowPunct w:val="0"/>
        <w:spacing w:line="362" w:lineRule="auto"/>
        <w:ind w:left="1128" w:right="1141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Abstract</w:t>
      </w:r>
    </w:p>
    <w:p w14:paraId="3BF2E4A9" w14:textId="034162E1" w:rsidR="00F92C80" w:rsidRPr="00813484" w:rsidRDefault="00F92C80" w:rsidP="001A6172">
      <w:pPr>
        <w:pStyle w:val="BodyText"/>
        <w:kinsoku w:val="0"/>
        <w:overflowPunct w:val="0"/>
        <w:spacing w:before="121" w:line="362" w:lineRule="auto"/>
        <w:ind w:left="1453" w:right="1466" w:firstLine="269"/>
        <w:jc w:val="both"/>
        <w:rPr>
          <w:szCs w:val="18"/>
        </w:rPr>
      </w:pPr>
      <w:r w:rsidRPr="00813484">
        <w:rPr>
          <w:szCs w:val="18"/>
        </w:rPr>
        <w:t xml:space="preserve">Diabetes is a large healthcare burden worldwide. With </w:t>
      </w:r>
      <w:r>
        <w:rPr>
          <w:szCs w:val="18"/>
        </w:rPr>
        <w:t xml:space="preserve">substantial </w:t>
      </w:r>
      <w:r w:rsidRPr="00813484">
        <w:rPr>
          <w:szCs w:val="18"/>
        </w:rPr>
        <w:t>evidence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that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lifestyle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modifications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drug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intervention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can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prevent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>diabetes,</w:t>
      </w:r>
      <w:r w:rsidRPr="00813484">
        <w:rPr>
          <w:spacing w:val="-3"/>
          <w:szCs w:val="18"/>
        </w:rPr>
        <w:t xml:space="preserve"> </w:t>
      </w:r>
      <w:r>
        <w:rPr>
          <w:spacing w:val="-3"/>
          <w:szCs w:val="18"/>
        </w:rPr>
        <w:t xml:space="preserve">the </w:t>
      </w:r>
      <w:r w:rsidRPr="00813484">
        <w:rPr>
          <w:szCs w:val="18"/>
        </w:rPr>
        <w:t>early</w:t>
      </w:r>
      <w:r w:rsidRPr="00813484">
        <w:rPr>
          <w:spacing w:val="-4"/>
          <w:szCs w:val="18"/>
        </w:rPr>
        <w:t xml:space="preserve"> </w:t>
      </w:r>
      <w:r w:rsidRPr="00813484">
        <w:rPr>
          <w:szCs w:val="18"/>
        </w:rPr>
        <w:t xml:space="preserve">identification of high risk individuals is important </w:t>
      </w:r>
      <w:r>
        <w:rPr>
          <w:spacing w:val="-3"/>
          <w:szCs w:val="18"/>
        </w:rPr>
        <w:t>to design</w:t>
      </w:r>
      <w:r w:rsidRPr="00813484">
        <w:rPr>
          <w:spacing w:val="-3"/>
          <w:szCs w:val="18"/>
        </w:rPr>
        <w:t xml:space="preserve"> </w:t>
      </w:r>
      <w:r w:rsidRPr="00813484">
        <w:rPr>
          <w:szCs w:val="18"/>
        </w:rPr>
        <w:t>targeted prevention</w:t>
      </w:r>
      <w:r w:rsidRPr="00813484">
        <w:rPr>
          <w:spacing w:val="3"/>
          <w:szCs w:val="18"/>
        </w:rPr>
        <w:t xml:space="preserve"> </w:t>
      </w:r>
      <w:r w:rsidRPr="00813484">
        <w:rPr>
          <w:szCs w:val="18"/>
        </w:rPr>
        <w:t>strategies.</w:t>
      </w:r>
      <w:r w:rsidRPr="00813484">
        <w:rPr>
          <w:w w:val="99"/>
          <w:szCs w:val="18"/>
        </w:rPr>
        <w:t xml:space="preserve"> </w:t>
      </w:r>
      <w:r w:rsidRPr="00813484">
        <w:rPr>
          <w:spacing w:val="-7"/>
          <w:szCs w:val="18"/>
        </w:rPr>
        <w:t>We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present</w:t>
      </w:r>
      <w:r w:rsidRPr="00813484">
        <w:rPr>
          <w:spacing w:val="18"/>
          <w:szCs w:val="18"/>
        </w:rPr>
        <w:t xml:space="preserve"> </w:t>
      </w:r>
      <w:r w:rsidRPr="00813484">
        <w:rPr>
          <w:szCs w:val="18"/>
        </w:rPr>
        <w:t>an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automatic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tool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that</w:t>
      </w:r>
      <w:r w:rsidRPr="00813484">
        <w:rPr>
          <w:spacing w:val="18"/>
          <w:szCs w:val="18"/>
        </w:rPr>
        <w:t xml:space="preserve"> </w:t>
      </w:r>
      <w:r w:rsidRPr="00813484">
        <w:rPr>
          <w:szCs w:val="18"/>
        </w:rPr>
        <w:t>uses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machine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learning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techniques</w:t>
      </w:r>
      <w:r w:rsidRPr="00813484">
        <w:rPr>
          <w:spacing w:val="18"/>
          <w:szCs w:val="18"/>
        </w:rPr>
        <w:t xml:space="preserve"> </w:t>
      </w:r>
      <w:r w:rsidRPr="00813484">
        <w:rPr>
          <w:szCs w:val="18"/>
        </w:rPr>
        <w:t>to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predict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development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of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type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2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diabetes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mellitus.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Data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generated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from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an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oral</w:t>
      </w:r>
      <w:r w:rsidRPr="00813484">
        <w:rPr>
          <w:w w:val="99"/>
          <w:szCs w:val="18"/>
        </w:rPr>
        <w:t xml:space="preserve"> </w:t>
      </w:r>
      <w:r>
        <w:rPr>
          <w:szCs w:val="18"/>
        </w:rPr>
        <w:t>glucose tolerance test</w:t>
      </w:r>
      <w:r w:rsidRPr="00813484">
        <w:rPr>
          <w:szCs w:val="18"/>
        </w:rPr>
        <w:t xml:space="preserve"> </w:t>
      </w:r>
      <w:r>
        <w:rPr>
          <w:szCs w:val="18"/>
        </w:rPr>
        <w:t xml:space="preserve">(OGTT) </w:t>
      </w:r>
      <w:r w:rsidRPr="00813484">
        <w:rPr>
          <w:szCs w:val="18"/>
        </w:rPr>
        <w:t>was used to develop a predictive model based</w:t>
      </w:r>
      <w:r w:rsidRPr="00813484">
        <w:rPr>
          <w:spacing w:val="20"/>
          <w:szCs w:val="18"/>
        </w:rPr>
        <w:t xml:space="preserve"> </w:t>
      </w:r>
      <w:r w:rsidRPr="00813484">
        <w:rPr>
          <w:szCs w:val="18"/>
        </w:rPr>
        <w:t>on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support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vector</w:t>
      </w:r>
      <w:r w:rsidRPr="00813484">
        <w:rPr>
          <w:spacing w:val="-10"/>
          <w:szCs w:val="18"/>
        </w:rPr>
        <w:t xml:space="preserve"> </w:t>
      </w:r>
      <w:r>
        <w:rPr>
          <w:szCs w:val="18"/>
        </w:rPr>
        <w:t xml:space="preserve">machine (SVM). </w:t>
      </w:r>
      <w:r w:rsidRPr="00813484">
        <w:rPr>
          <w:spacing w:val="-7"/>
          <w:szCs w:val="18"/>
        </w:rPr>
        <w:t>We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trained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validated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models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using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the</w:t>
      </w:r>
      <w:r w:rsidRPr="00813484">
        <w:rPr>
          <w:spacing w:val="-10"/>
          <w:szCs w:val="18"/>
        </w:rPr>
        <w:t xml:space="preserve"> </w:t>
      </w:r>
      <w:r w:rsidRPr="00813484">
        <w:rPr>
          <w:szCs w:val="18"/>
        </w:rPr>
        <w:t>OGTT</w:t>
      </w:r>
      <w:r w:rsidRPr="00813484">
        <w:rPr>
          <w:w w:val="99"/>
          <w:szCs w:val="18"/>
        </w:rPr>
        <w:t xml:space="preserve"> </w:t>
      </w:r>
      <w:r>
        <w:rPr>
          <w:szCs w:val="18"/>
        </w:rPr>
        <w:t xml:space="preserve">and </w:t>
      </w:r>
      <w:commentRangeStart w:id="2"/>
      <w:r>
        <w:rPr>
          <w:szCs w:val="18"/>
        </w:rPr>
        <w:t>demographic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data</w:t>
      </w:r>
      <w:ins w:id="3" w:author="Lejla Alic" w:date="2018-12-26T12:16:00Z">
        <w:r w:rsidR="00BC3AD6">
          <w:rPr>
            <w:szCs w:val="18"/>
          </w:rPr>
          <w:t xml:space="preserve"> (i.e. a</w:t>
        </w:r>
        <w:r w:rsidR="00BC3AD6" w:rsidRPr="00813484">
          <w:rPr>
            <w:szCs w:val="18"/>
          </w:rPr>
          <w:t xml:space="preserve">ge, ethnicity and </w:t>
        </w:r>
        <w:r w:rsidR="00BC3AD6">
          <w:rPr>
            <w:szCs w:val="18"/>
          </w:rPr>
          <w:t>body-mass index)</w:t>
        </w:r>
      </w:ins>
      <w:r w:rsidRPr="00813484">
        <w:rPr>
          <w:spacing w:val="17"/>
          <w:szCs w:val="18"/>
        </w:rPr>
        <w:t xml:space="preserve"> </w:t>
      </w:r>
      <w:commentRangeEnd w:id="2"/>
      <w:r w:rsidR="00BC3AD6">
        <w:rPr>
          <w:rStyle w:val="CommentReference"/>
          <w:rFonts w:ascii="Calibri" w:eastAsia="Calibri" w:hAnsi="Calibri" w:cs="Arial"/>
          <w:lang w:val="nl-NL"/>
        </w:rPr>
        <w:commentReference w:id="2"/>
      </w:r>
      <w:r w:rsidRPr="00813484">
        <w:rPr>
          <w:szCs w:val="18"/>
        </w:rPr>
        <w:t>of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1,</w:t>
      </w:r>
      <w:r>
        <w:rPr>
          <w:szCs w:val="18"/>
        </w:rPr>
        <w:t>496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healthy</w:t>
      </w:r>
      <w:r w:rsidRPr="00813484">
        <w:rPr>
          <w:spacing w:val="17"/>
          <w:szCs w:val="18"/>
        </w:rPr>
        <w:t xml:space="preserve"> </w:t>
      </w:r>
      <w:r w:rsidRPr="00813484">
        <w:rPr>
          <w:szCs w:val="18"/>
        </w:rPr>
        <w:t>individuals</w:t>
      </w:r>
      <w:r w:rsidRPr="00813484">
        <w:rPr>
          <w:spacing w:val="17"/>
          <w:szCs w:val="18"/>
        </w:rPr>
        <w:t xml:space="preserve"> </w:t>
      </w:r>
      <w:del w:id="4" w:author="Lejla Alic" w:date="2018-12-26T12:17:00Z">
        <w:r w:rsidRPr="00813484" w:rsidDel="00BC3AD6">
          <w:rPr>
            <w:szCs w:val="18"/>
          </w:rPr>
          <w:delText>collected</w:delText>
        </w:r>
        <w:r w:rsidRPr="00813484" w:rsidDel="00BC3AD6">
          <w:rPr>
            <w:spacing w:val="17"/>
            <w:szCs w:val="18"/>
          </w:rPr>
          <w:delText xml:space="preserve"> </w:delText>
        </w:r>
      </w:del>
      <w:del w:id="5" w:author="Lejla Alic" w:date="2018-12-26T12:06:00Z">
        <w:r w:rsidRPr="00813484" w:rsidDel="00BC3AD6">
          <w:rPr>
            <w:szCs w:val="18"/>
          </w:rPr>
          <w:delText>during</w:delText>
        </w:r>
        <w:r w:rsidRPr="00813484" w:rsidDel="00BC3AD6">
          <w:rPr>
            <w:spacing w:val="17"/>
            <w:szCs w:val="18"/>
          </w:rPr>
          <w:delText xml:space="preserve"> </w:delText>
        </w:r>
      </w:del>
      <w:ins w:id="6" w:author="Lejla Alic" w:date="2018-12-26T12:06:00Z">
        <w:r w:rsidR="00BC3AD6">
          <w:rPr>
            <w:spacing w:val="-8"/>
          </w:rPr>
          <w:t xml:space="preserve">from the second </w:t>
        </w:r>
      </w:ins>
      <w:ins w:id="7" w:author="Lejla Alic" w:date="2018-12-26T12:10:00Z">
        <w:r w:rsidR="00BC3AD6">
          <w:rPr>
            <w:spacing w:val="-8"/>
          </w:rPr>
          <w:t xml:space="preserve">cohort </w:t>
        </w:r>
      </w:ins>
      <w:ins w:id="8" w:author="Lejla Alic" w:date="2018-12-26T12:06:00Z">
        <w:r w:rsidR="00BC3AD6">
          <w:rPr>
            <w:spacing w:val="-8"/>
          </w:rPr>
          <w:t xml:space="preserve">of </w:t>
        </w:r>
      </w:ins>
      <w:del w:id="9" w:author="Lejla Alic" w:date="2018-12-26T12:06:00Z">
        <w:r w:rsidRPr="00813484" w:rsidDel="00BC3AD6">
          <w:rPr>
            <w:szCs w:val="18"/>
          </w:rPr>
          <w:delText>the</w:delText>
        </w:r>
      </w:del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 xml:space="preserve">San Antonio Heart </w:t>
      </w:r>
      <w:r w:rsidRPr="00813484">
        <w:rPr>
          <w:spacing w:val="-4"/>
          <w:szCs w:val="18"/>
        </w:rPr>
        <w:t>Study</w:t>
      </w:r>
      <w:ins w:id="10" w:author="Lejla Alic" w:date="2018-12-26T12:09:00Z">
        <w:r w:rsidR="00BC3AD6">
          <w:rPr>
            <w:spacing w:val="-4"/>
            <w:szCs w:val="18"/>
          </w:rPr>
          <w:t xml:space="preserve"> (SAHS)</w:t>
        </w:r>
      </w:ins>
      <w:r w:rsidRPr="00813484">
        <w:rPr>
          <w:spacing w:val="-4"/>
          <w:szCs w:val="18"/>
        </w:rPr>
        <w:t xml:space="preserve">. </w:t>
      </w:r>
      <w:r w:rsidRPr="00813484">
        <w:rPr>
          <w:szCs w:val="18"/>
        </w:rPr>
        <w:t>This study collected</w:t>
      </w:r>
      <w:r>
        <w:rPr>
          <w:szCs w:val="18"/>
        </w:rPr>
        <w:t xml:space="preserve"> blood</w:t>
      </w:r>
      <w:r w:rsidRPr="00813484">
        <w:rPr>
          <w:szCs w:val="18"/>
        </w:rPr>
        <w:t xml:space="preserve"> glucose and insulin</w:t>
      </w:r>
      <w:r w:rsidRPr="00813484">
        <w:rPr>
          <w:spacing w:val="-28"/>
          <w:szCs w:val="18"/>
        </w:rPr>
        <w:t xml:space="preserve"> </w:t>
      </w:r>
      <w:r w:rsidRPr="00813484">
        <w:rPr>
          <w:szCs w:val="18"/>
        </w:rPr>
        <w:t>concentrations</w:t>
      </w:r>
      <w:r w:rsidRPr="00813484">
        <w:rPr>
          <w:w w:val="99"/>
          <w:szCs w:val="18"/>
        </w:rPr>
        <w:t xml:space="preserve"> </w:t>
      </w:r>
      <w:r w:rsidRPr="00813484">
        <w:rPr>
          <w:szCs w:val="18"/>
        </w:rPr>
        <w:t>before</w:t>
      </w:r>
      <w:r w:rsidRPr="00813484">
        <w:rPr>
          <w:spacing w:val="-7"/>
          <w:szCs w:val="18"/>
        </w:rPr>
        <w:t xml:space="preserve"> </w:t>
      </w:r>
      <w:ins w:id="11" w:author="Lejla Alic" w:date="2018-12-26T12:17:00Z">
        <w:r w:rsidR="00BC3AD6">
          <w:rPr>
            <w:spacing w:val="-7"/>
            <w:szCs w:val="18"/>
          </w:rPr>
          <w:t xml:space="preserve">a </w:t>
        </w:r>
      </w:ins>
      <w:ins w:id="12" w:author="Lejla Alic" w:date="2018-12-26T12:06:00Z">
        <w:r w:rsidR="00BC3AD6">
          <w:rPr>
            <w:spacing w:val="-7"/>
            <w:szCs w:val="18"/>
          </w:rPr>
          <w:t xml:space="preserve">standardized </w:t>
        </w:r>
      </w:ins>
      <w:r w:rsidRPr="00813484">
        <w:rPr>
          <w:szCs w:val="18"/>
        </w:rPr>
        <w:t>glucose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intake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at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three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time</w:t>
      </w:r>
      <w:r>
        <w:rPr>
          <w:spacing w:val="-7"/>
          <w:szCs w:val="18"/>
        </w:rPr>
        <w:t>-</w:t>
      </w:r>
      <w:r w:rsidRPr="00813484">
        <w:rPr>
          <w:szCs w:val="18"/>
        </w:rPr>
        <w:t>points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thereafter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(30,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60,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and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120</w:t>
      </w:r>
      <w:r w:rsidRPr="00813484">
        <w:rPr>
          <w:spacing w:val="-7"/>
          <w:szCs w:val="18"/>
        </w:rPr>
        <w:t xml:space="preserve"> </w:t>
      </w:r>
      <w:r w:rsidRPr="00813484">
        <w:rPr>
          <w:szCs w:val="18"/>
        </w:rPr>
        <w:t>minutes).</w:t>
      </w:r>
      <w:r w:rsidRPr="00813484">
        <w:rPr>
          <w:w w:val="99"/>
          <w:szCs w:val="18"/>
        </w:rPr>
        <w:t xml:space="preserve"> </w:t>
      </w:r>
      <w:ins w:id="13" w:author="Lejla Alic" w:date="2018-12-26T12:11:00Z">
        <w:r w:rsidR="00BC3AD6">
          <w:rPr>
            <w:w w:val="99"/>
            <w:szCs w:val="18"/>
          </w:rPr>
          <w:t>In addition to this baselin</w:t>
        </w:r>
      </w:ins>
      <w:ins w:id="14" w:author="Lejla Alic" w:date="2018-12-26T12:12:00Z">
        <w:r w:rsidR="00BC3AD6">
          <w:rPr>
            <w:w w:val="99"/>
            <w:szCs w:val="18"/>
          </w:rPr>
          <w:t xml:space="preserve">e data collection, SAHS </w:t>
        </w:r>
      </w:ins>
      <w:ins w:id="15" w:author="Lejla Alic" w:date="2018-12-26T12:15:00Z">
        <w:r w:rsidR="00BC3AD6">
          <w:rPr>
            <w:w w:val="99"/>
            <w:szCs w:val="18"/>
          </w:rPr>
          <w:t>also collects the same data at an average</w:t>
        </w:r>
      </w:ins>
      <w:ins w:id="16" w:author="Lejla Alic" w:date="2018-12-26T12:08:00Z">
        <w:r w:rsidR="00BC3AD6">
          <w:rPr>
            <w:w w:val="99"/>
            <w:szCs w:val="18"/>
          </w:rPr>
          <w:t xml:space="preserve"> </w:t>
        </w:r>
        <w:r w:rsidR="00BC3AD6">
          <w:rPr>
            <w:spacing w:val="-8"/>
          </w:rPr>
          <w:t>follow-up of 7.5 years</w:t>
        </w:r>
      </w:ins>
      <w:ins w:id="17" w:author="Lejla Alic" w:date="2018-12-26T12:15:00Z">
        <w:r w:rsidR="00BC3AD6">
          <w:rPr>
            <w:spacing w:val="-8"/>
          </w:rPr>
          <w:t xml:space="preserve">. </w:t>
        </w:r>
      </w:ins>
      <w:del w:id="18" w:author="Lejla Alic" w:date="2018-12-26T12:16:00Z">
        <w:r w:rsidRPr="00813484" w:rsidDel="00BC3AD6">
          <w:rPr>
            <w:szCs w:val="18"/>
          </w:rPr>
          <w:delText xml:space="preserve">Furthermore, </w:delText>
        </w:r>
        <w:r w:rsidDel="00BC3AD6">
          <w:rPr>
            <w:szCs w:val="18"/>
          </w:rPr>
          <w:delText>demographic</w:delText>
        </w:r>
        <w:r w:rsidRPr="00813484" w:rsidDel="00BC3AD6">
          <w:rPr>
            <w:szCs w:val="18"/>
          </w:rPr>
          <w:delText xml:space="preserve"> information as age, ethnicity and </w:delText>
        </w:r>
        <w:r w:rsidDel="00BC3AD6">
          <w:rPr>
            <w:szCs w:val="18"/>
          </w:rPr>
          <w:delText xml:space="preserve">body-mass index </w:delText>
        </w:r>
        <w:r w:rsidRPr="00813484" w:rsidDel="00BC3AD6">
          <w:rPr>
            <w:szCs w:val="18"/>
          </w:rPr>
          <w:delText>w</w:delText>
        </w:r>
        <w:r w:rsidDel="00BC3AD6">
          <w:rPr>
            <w:szCs w:val="18"/>
          </w:rPr>
          <w:delText>as</w:delText>
        </w:r>
        <w:r w:rsidRPr="00813484" w:rsidDel="00BC3AD6">
          <w:rPr>
            <w:szCs w:val="18"/>
          </w:rPr>
          <w:delText xml:space="preserve"> also</w:delText>
        </w:r>
        <w:r w:rsidRPr="00813484" w:rsidDel="00BC3AD6">
          <w:rPr>
            <w:spacing w:val="28"/>
            <w:szCs w:val="18"/>
          </w:rPr>
          <w:delText xml:space="preserve"> </w:delText>
        </w:r>
        <w:r w:rsidRPr="00813484" w:rsidDel="00BC3AD6">
          <w:rPr>
            <w:szCs w:val="18"/>
          </w:rPr>
          <w:delText>a</w:delText>
        </w:r>
        <w:r w:rsidRPr="00813484" w:rsidDel="00BC3AD6">
          <w:rPr>
            <w:w w:val="99"/>
            <w:szCs w:val="18"/>
          </w:rPr>
          <w:delText xml:space="preserve"> </w:delText>
        </w:r>
        <w:r w:rsidRPr="00813484" w:rsidDel="00BC3AD6">
          <w:rPr>
            <w:szCs w:val="18"/>
          </w:rPr>
          <w:delText xml:space="preserve">part of the dataset. </w:delText>
        </w:r>
      </w:del>
      <w:ins w:id="19" w:author="Lejla Alic" w:date="2018-12-26T12:17:00Z">
        <w:r w:rsidR="00BC3AD6">
          <w:rPr>
            <w:szCs w:val="18"/>
          </w:rPr>
          <w:t xml:space="preserve">This study uses </w:t>
        </w:r>
      </w:ins>
      <w:del w:id="20" w:author="Lejla Alic" w:date="2018-12-26T12:17:00Z">
        <w:r w:rsidRPr="00813484" w:rsidDel="00BC3AD6">
          <w:rPr>
            <w:szCs w:val="18"/>
          </w:rPr>
          <w:delText>Using</w:delText>
        </w:r>
      </w:del>
      <w:r w:rsidRPr="00813484">
        <w:rPr>
          <w:szCs w:val="18"/>
        </w:rPr>
        <w:t xml:space="preserve"> </w:t>
      </w:r>
      <w:commentRangeStart w:id="21"/>
      <w:r w:rsidRPr="00BC3AD6">
        <w:rPr>
          <w:szCs w:val="18"/>
        </w:rPr>
        <w:t>11</w:t>
      </w:r>
      <w:commentRangeEnd w:id="21"/>
      <w:r w:rsidR="00BC3AD6">
        <w:rPr>
          <w:rStyle w:val="CommentReference"/>
          <w:rFonts w:ascii="Calibri" w:eastAsia="Calibri" w:hAnsi="Calibri" w:cs="Arial"/>
          <w:lang w:val="nl-NL"/>
        </w:rPr>
        <w:commentReference w:id="21"/>
      </w:r>
      <w:r w:rsidRPr="00813484">
        <w:rPr>
          <w:szCs w:val="18"/>
        </w:rPr>
        <w:t xml:space="preserve"> </w:t>
      </w:r>
      <w:ins w:id="22" w:author="Lejla Alic" w:date="2018-12-26T12:17:00Z">
        <w:r w:rsidR="00BC3AD6">
          <w:rPr>
            <w:szCs w:val="18"/>
          </w:rPr>
          <w:t xml:space="preserve">baseline </w:t>
        </w:r>
      </w:ins>
      <w:r>
        <w:rPr>
          <w:szCs w:val="18"/>
        </w:rPr>
        <w:t xml:space="preserve">blood </w:t>
      </w:r>
      <w:r w:rsidRPr="00813484">
        <w:rPr>
          <w:szCs w:val="18"/>
        </w:rPr>
        <w:t>measurements</w:t>
      </w:r>
      <w:ins w:id="23" w:author="Lejla Alic" w:date="2018-12-26T12:17:00Z">
        <w:r w:rsidR="00BC3AD6">
          <w:rPr>
            <w:szCs w:val="18"/>
          </w:rPr>
          <w:t xml:space="preserve"> and </w:t>
        </w:r>
      </w:ins>
      <w:ins w:id="24" w:author="Lejla Alic" w:date="2018-12-26T12:19:00Z">
        <w:r w:rsidR="00CA7944">
          <w:rPr>
            <w:szCs w:val="18"/>
          </w:rPr>
          <w:t xml:space="preserve">class </w:t>
        </w:r>
      </w:ins>
      <w:ins w:id="25" w:author="Lejla Alic" w:date="2018-12-26T12:18:00Z">
        <w:r w:rsidR="00BC3AD6">
          <w:rPr>
            <w:szCs w:val="18"/>
          </w:rPr>
          <w:t>labels</w:t>
        </w:r>
      </w:ins>
      <w:ins w:id="26" w:author="Lejla Alic" w:date="2018-12-26T12:17:00Z">
        <w:r w:rsidR="00BC3AD6">
          <w:rPr>
            <w:szCs w:val="18"/>
          </w:rPr>
          <w:t xml:space="preserve"> extracted from</w:t>
        </w:r>
      </w:ins>
      <w:ins w:id="27" w:author="Lejla Alic" w:date="2018-12-26T12:18:00Z">
        <w:r w:rsidR="00BC3AD6">
          <w:rPr>
            <w:szCs w:val="18"/>
          </w:rPr>
          <w:t xml:space="preserve"> follow-up data </w:t>
        </w:r>
      </w:ins>
      <w:ins w:id="28" w:author="Lejla Alic" w:date="2018-12-26T12:20:00Z">
        <w:r w:rsidR="00CA7944">
          <w:rPr>
            <w:szCs w:val="18"/>
          </w:rPr>
          <w:t xml:space="preserve">using standard of care </w:t>
        </w:r>
      </w:ins>
      <w:ins w:id="29" w:author="Lejla Alic" w:date="2018-12-26T12:21:00Z">
        <w:r w:rsidR="00CA7944">
          <w:rPr>
            <w:szCs w:val="18"/>
          </w:rPr>
          <w:t xml:space="preserve">for diagnostics of </w:t>
        </w:r>
      </w:ins>
      <w:ins w:id="30" w:author="Lejla Alic" w:date="2018-12-26T12:20:00Z">
        <w:r w:rsidR="00CA7944">
          <w:rPr>
            <w:spacing w:val="-6"/>
          </w:rPr>
          <w:t>type</w:t>
        </w:r>
        <w:r w:rsidR="00CA7944">
          <w:rPr>
            <w:spacing w:val="15"/>
          </w:rPr>
          <w:t xml:space="preserve"> </w:t>
        </w:r>
        <w:r w:rsidR="00CA7944">
          <w:t>2</w:t>
        </w:r>
        <w:r w:rsidR="00CA7944">
          <w:rPr>
            <w:spacing w:val="15"/>
          </w:rPr>
          <w:t xml:space="preserve"> </w:t>
        </w:r>
        <w:r w:rsidR="00CA7944">
          <w:t>diabetes</w:t>
        </w:r>
        <w:r w:rsidR="00CA7944">
          <w:rPr>
            <w:spacing w:val="15"/>
          </w:rPr>
          <w:t xml:space="preserve"> </w:t>
        </w:r>
      </w:ins>
      <w:ins w:id="31" w:author="Lejla Alic" w:date="2018-12-26T12:21:00Z">
        <w:r w:rsidR="00CA7944">
          <w:t xml:space="preserve">mellitus (T2DM). </w:t>
        </w:r>
      </w:ins>
      <w:ins w:id="32" w:author="Lejla Alic" w:date="2018-12-26T12:25:00Z">
        <w:r w:rsidR="00CA7944">
          <w:t xml:space="preserve">From the available data, </w:t>
        </w:r>
      </w:ins>
      <w:del w:id="33" w:author="Lejla Alic" w:date="2018-12-26T12:18:00Z">
        <w:r w:rsidRPr="00813484" w:rsidDel="00BC3AD6">
          <w:rPr>
            <w:szCs w:val="18"/>
          </w:rPr>
          <w:delText>,</w:delText>
        </w:r>
      </w:del>
      <w:r w:rsidRPr="00813484">
        <w:rPr>
          <w:szCs w:val="18"/>
        </w:rPr>
        <w:t xml:space="preserve"> </w:t>
      </w:r>
      <w:r w:rsidRPr="00813484">
        <w:rPr>
          <w:spacing w:val="-3"/>
          <w:szCs w:val="18"/>
        </w:rPr>
        <w:t xml:space="preserve">we </w:t>
      </w:r>
      <w:r w:rsidRPr="00813484">
        <w:rPr>
          <w:spacing w:val="-4"/>
          <w:szCs w:val="18"/>
        </w:rPr>
        <w:t xml:space="preserve">have </w:t>
      </w:r>
      <w:del w:id="34" w:author="Lejla Alic" w:date="2018-12-26T16:14:00Z">
        <w:r w:rsidDel="001A6172">
          <w:rPr>
            <w:szCs w:val="18"/>
          </w:rPr>
          <w:delText>deduced</w:delText>
        </w:r>
        <w:r w:rsidRPr="00813484" w:rsidDel="001A6172">
          <w:rPr>
            <w:szCs w:val="18"/>
          </w:rPr>
          <w:delText xml:space="preserve"> </w:delText>
        </w:r>
      </w:del>
      <w:ins w:id="35" w:author="Lejla Alic" w:date="2018-12-26T16:14:00Z">
        <w:r w:rsidR="001A6172">
          <w:rPr>
            <w:szCs w:val="18"/>
          </w:rPr>
          <w:t>used</w:t>
        </w:r>
        <w:r w:rsidR="001A6172" w:rsidRPr="00813484">
          <w:rPr>
            <w:szCs w:val="18"/>
          </w:rPr>
          <w:t xml:space="preserve"> </w:t>
        </w:r>
        <w:r w:rsidR="001A6172">
          <w:rPr>
            <w:szCs w:val="18"/>
          </w:rPr>
          <w:t xml:space="preserve">a total of </w:t>
        </w:r>
      </w:ins>
      <w:r w:rsidRPr="00813484">
        <w:rPr>
          <w:szCs w:val="18"/>
        </w:rPr>
        <w:t>6</w:t>
      </w:r>
      <w:r>
        <w:rPr>
          <w:szCs w:val="18"/>
        </w:rPr>
        <w:t>1</w:t>
      </w:r>
      <w:r w:rsidRPr="00813484">
        <w:rPr>
          <w:spacing w:val="36"/>
          <w:szCs w:val="18"/>
        </w:rPr>
        <w:t xml:space="preserve"> </w:t>
      </w:r>
      <w:r w:rsidRPr="00813484">
        <w:rPr>
          <w:szCs w:val="18"/>
        </w:rPr>
        <w:t>features</w:t>
      </w:r>
      <w:ins w:id="36" w:author="Lejla Alic" w:date="2018-12-26T16:15:00Z">
        <w:r w:rsidR="001A6172">
          <w:rPr>
            <w:szCs w:val="18"/>
          </w:rPr>
          <w:t xml:space="preserve"> </w:t>
        </w:r>
      </w:ins>
      <w:ins w:id="37" w:author="Lejla Alic" w:date="2018-12-26T12:26:00Z">
        <w:r w:rsidR="00CA7944">
          <w:rPr>
            <w:szCs w:val="18"/>
          </w:rPr>
          <w:t xml:space="preserve">and </w:t>
        </w:r>
      </w:ins>
      <w:del w:id="38" w:author="Lejla Alic" w:date="2018-12-26T12:26:00Z">
        <w:r w:rsidDel="00CA7944">
          <w:rPr>
            <w:szCs w:val="18"/>
          </w:rPr>
          <w:delText xml:space="preserve">, which are then assign a </w:delText>
        </w:r>
      </w:del>
      <w:r>
        <w:rPr>
          <w:szCs w:val="18"/>
        </w:rPr>
        <w:t>rank</w:t>
      </w:r>
      <w:ins w:id="39" w:author="Lejla Alic" w:date="2018-12-26T12:26:00Z">
        <w:r w:rsidR="00CA7944">
          <w:rPr>
            <w:szCs w:val="18"/>
          </w:rPr>
          <w:t>ed</w:t>
        </w:r>
      </w:ins>
      <w:del w:id="40" w:author="Lejla Alic" w:date="2018-12-26T12:26:00Z">
        <w:r w:rsidDel="00CA7944">
          <w:rPr>
            <w:szCs w:val="18"/>
          </w:rPr>
          <w:delText xml:space="preserve"> and </w:delText>
        </w:r>
      </w:del>
      <w:ins w:id="41" w:author="Lejla Alic" w:date="2018-12-26T12:26:00Z">
        <w:r w:rsidR="00CA7944">
          <w:rPr>
            <w:szCs w:val="18"/>
          </w:rPr>
          <w:t xml:space="preserve"> </w:t>
        </w:r>
      </w:ins>
      <w:r>
        <w:rPr>
          <w:szCs w:val="18"/>
        </w:rPr>
        <w:t xml:space="preserve">the top ten features </w:t>
      </w:r>
      <w:del w:id="42" w:author="Lejla Alic" w:date="2018-12-26T12:26:00Z">
        <w:r w:rsidDel="00CA7944">
          <w:rPr>
            <w:szCs w:val="18"/>
          </w:rPr>
          <w:delText xml:space="preserve">are shortlisted </w:delText>
        </w:r>
      </w:del>
      <w:r>
        <w:rPr>
          <w:szCs w:val="18"/>
        </w:rPr>
        <w:t xml:space="preserve">using </w:t>
      </w:r>
      <w:r w:rsidRPr="00AD5322">
        <w:rPr>
          <w:szCs w:val="18"/>
        </w:rPr>
        <w:t>Minimum Redundancy Maximum Relevance</w:t>
      </w:r>
      <w:r>
        <w:rPr>
          <w:szCs w:val="18"/>
        </w:rPr>
        <w:t xml:space="preserve"> feature selection algorithm.  </w:t>
      </w:r>
      <w:r>
        <w:rPr>
          <w:spacing w:val="-6"/>
          <w:szCs w:val="18"/>
        </w:rPr>
        <w:t xml:space="preserve">All possible combinations of the 10 best ranked features </w:t>
      </w:r>
      <w:r w:rsidRPr="00813484">
        <w:rPr>
          <w:szCs w:val="18"/>
        </w:rPr>
        <w:t>were</w:t>
      </w:r>
      <w:r w:rsidRPr="00813484">
        <w:rPr>
          <w:spacing w:val="-7"/>
          <w:szCs w:val="18"/>
        </w:rPr>
        <w:t xml:space="preserve"> </w:t>
      </w:r>
      <w:r>
        <w:rPr>
          <w:szCs w:val="18"/>
        </w:rPr>
        <w:t>used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to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generate</w:t>
      </w:r>
      <w:r w:rsidRPr="00813484">
        <w:rPr>
          <w:spacing w:val="-9"/>
          <w:szCs w:val="18"/>
        </w:rPr>
        <w:t xml:space="preserve"> </w:t>
      </w:r>
      <w:del w:id="43" w:author="Lejla Alic" w:date="2018-12-21T22:50:00Z">
        <w:r w:rsidDel="00C75436">
          <w:rPr>
            <w:spacing w:val="-9"/>
            <w:szCs w:val="18"/>
          </w:rPr>
          <w:delText xml:space="preserve">the </w:delText>
        </w:r>
      </w:del>
      <w:ins w:id="44" w:author="Lejla Alic" w:date="2018-12-21T22:50:00Z">
        <w:r w:rsidR="00C75436">
          <w:rPr>
            <w:spacing w:val="-9"/>
            <w:szCs w:val="18"/>
          </w:rPr>
          <w:t>support vector machine</w:t>
        </w:r>
      </w:ins>
      <w:ins w:id="45" w:author="Lejla Alic" w:date="2018-12-26T12:27:00Z">
        <w:r w:rsidR="00CA7944">
          <w:rPr>
            <w:spacing w:val="-9"/>
            <w:szCs w:val="18"/>
          </w:rPr>
          <w:t xml:space="preserve"> (</w:t>
        </w:r>
      </w:ins>
      <w:r>
        <w:rPr>
          <w:spacing w:val="-9"/>
          <w:szCs w:val="18"/>
        </w:rPr>
        <w:t>SVM</w:t>
      </w:r>
      <w:ins w:id="46" w:author="Lejla Alic" w:date="2018-12-26T12:27:00Z">
        <w:r w:rsidR="00CA7944">
          <w:rPr>
            <w:spacing w:val="-9"/>
            <w:szCs w:val="18"/>
          </w:rPr>
          <w:t>)</w:t>
        </w:r>
      </w:ins>
      <w:r>
        <w:rPr>
          <w:spacing w:val="-9"/>
          <w:szCs w:val="18"/>
        </w:rPr>
        <w:t xml:space="preserve"> based </w:t>
      </w:r>
      <w:ins w:id="47" w:author="Lejla Alic" w:date="2018-12-26T12:27:00Z">
        <w:r w:rsidR="00CA7944">
          <w:rPr>
            <w:spacing w:val="-9"/>
            <w:szCs w:val="18"/>
          </w:rPr>
          <w:t xml:space="preserve"> T2DM </w:t>
        </w:r>
      </w:ins>
      <w:r w:rsidRPr="00813484">
        <w:rPr>
          <w:szCs w:val="18"/>
        </w:rPr>
        <w:t>prediction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models</w:t>
      </w:r>
      <w:ins w:id="48" w:author="Lejla Alic" w:date="2018-12-26T12:28:00Z">
        <w:r w:rsidR="00CA7944">
          <w:rPr>
            <w:szCs w:val="18"/>
          </w:rPr>
          <w:t xml:space="preserve"> with </w:t>
        </w:r>
      </w:ins>
      <w:del w:id="49" w:author="Lejla Alic" w:date="2018-12-26T12:28:00Z">
        <w:r w:rsidRPr="00813484" w:rsidDel="00CA7944">
          <w:rPr>
            <w:szCs w:val="18"/>
          </w:rPr>
          <w:delText>.</w:delText>
        </w:r>
        <w:r w:rsidRPr="00813484" w:rsidDel="00CA7944">
          <w:rPr>
            <w:spacing w:val="-9"/>
            <w:szCs w:val="18"/>
          </w:rPr>
          <w:delText xml:space="preserve"> </w:delText>
        </w:r>
      </w:del>
      <w:moveToRangeStart w:id="50" w:author="Lejla Alic" w:date="2018-12-26T12:28:00Z" w:name="move533590649"/>
      <w:moveTo w:id="51" w:author="Lejla Alic" w:date="2018-12-26T12:28:00Z">
        <w:del w:id="52" w:author="Lejla Alic" w:date="2018-12-26T12:29:00Z">
          <w:r w:rsidR="00CA7944" w:rsidDel="00CA7944">
            <w:rPr>
              <w:szCs w:val="18"/>
            </w:rPr>
            <w:delText>O</w:delText>
          </w:r>
          <w:r w:rsidR="00CA7944" w:rsidRPr="00813484" w:rsidDel="00CA7944">
            <w:rPr>
              <w:szCs w:val="18"/>
            </w:rPr>
            <w:delText>ur</w:delText>
          </w:r>
          <w:r w:rsidR="00CA7944" w:rsidRPr="00813484" w:rsidDel="00CA7944">
            <w:rPr>
              <w:spacing w:val="-7"/>
              <w:szCs w:val="18"/>
            </w:rPr>
            <w:delText xml:space="preserve"> </w:delText>
          </w:r>
          <w:r w:rsidR="00CA7944" w:rsidRPr="00813484" w:rsidDel="00CA7944">
            <w:rPr>
              <w:szCs w:val="18"/>
            </w:rPr>
            <w:delText>approach</w:delText>
          </w:r>
          <w:r w:rsidR="00CA7944" w:rsidRPr="00813484" w:rsidDel="00CA7944">
            <w:rPr>
              <w:spacing w:val="-7"/>
              <w:szCs w:val="18"/>
            </w:rPr>
            <w:delText xml:space="preserve"> </w:delText>
          </w:r>
          <w:r w:rsidR="00CA7944" w:rsidRPr="00813484" w:rsidDel="00CA7944">
            <w:rPr>
              <w:szCs w:val="18"/>
            </w:rPr>
            <w:delText>show</w:delText>
          </w:r>
        </w:del>
        <w:r w:rsidR="00CA7944" w:rsidRPr="00813484">
          <w:rPr>
            <w:spacing w:val="-7"/>
            <w:szCs w:val="18"/>
          </w:rPr>
          <w:t xml:space="preserve"> </w:t>
        </w:r>
        <w:r w:rsidR="00CA7944" w:rsidRPr="00813484">
          <w:rPr>
            <w:szCs w:val="18"/>
          </w:rPr>
          <w:t>an</w:t>
        </w:r>
        <w:r w:rsidR="00CA7944" w:rsidRPr="00813484">
          <w:rPr>
            <w:w w:val="99"/>
            <w:szCs w:val="18"/>
          </w:rPr>
          <w:t xml:space="preserve"> </w:t>
        </w:r>
        <w:r w:rsidR="00CA7944" w:rsidRPr="00813484">
          <w:rPr>
            <w:spacing w:val="-3"/>
            <w:szCs w:val="18"/>
          </w:rPr>
          <w:t xml:space="preserve">average </w:t>
        </w:r>
      </w:moveTo>
      <w:ins w:id="53" w:author="Lejla Alic" w:date="2018-12-26T12:29:00Z">
        <w:r w:rsidR="00CA7944">
          <w:rPr>
            <w:spacing w:val="-3"/>
            <w:szCs w:val="18"/>
          </w:rPr>
          <w:t xml:space="preserve">hold-out </w:t>
        </w:r>
      </w:ins>
      <w:moveTo w:id="54" w:author="Lejla Alic" w:date="2018-12-26T12:28:00Z">
        <w:r w:rsidR="00CA7944" w:rsidRPr="00813484">
          <w:rPr>
            <w:szCs w:val="18"/>
          </w:rPr>
          <w:t>accuracy</w:t>
        </w:r>
        <w:r w:rsidR="00CA7944" w:rsidRPr="00813484">
          <w:rPr>
            <w:spacing w:val="-3"/>
            <w:szCs w:val="18"/>
          </w:rPr>
          <w:t xml:space="preserve"> </w:t>
        </w:r>
        <w:r w:rsidR="00CA7944" w:rsidRPr="00813484">
          <w:rPr>
            <w:szCs w:val="18"/>
          </w:rPr>
          <w:t>of</w:t>
        </w:r>
        <w:r w:rsidR="00CA7944" w:rsidRPr="00813484">
          <w:rPr>
            <w:spacing w:val="-3"/>
            <w:szCs w:val="18"/>
          </w:rPr>
          <w:t xml:space="preserve"> </w:t>
        </w:r>
        <w:r w:rsidR="00CA7944" w:rsidRPr="00813484">
          <w:rPr>
            <w:szCs w:val="18"/>
          </w:rPr>
          <w:t>9</w:t>
        </w:r>
        <w:r w:rsidR="00CA7944">
          <w:rPr>
            <w:szCs w:val="18"/>
          </w:rPr>
          <w:t>6</w:t>
        </w:r>
        <w:r w:rsidR="00CA7944" w:rsidRPr="00813484">
          <w:rPr>
            <w:szCs w:val="18"/>
          </w:rPr>
          <w:t>.</w:t>
        </w:r>
        <w:r w:rsidR="00CA7944">
          <w:rPr>
            <w:szCs w:val="18"/>
          </w:rPr>
          <w:t>46%</w:t>
        </w:r>
        <w:r w:rsidR="00CA7944" w:rsidRPr="00813484">
          <w:rPr>
            <w:spacing w:val="-3"/>
            <w:szCs w:val="18"/>
          </w:rPr>
          <w:t xml:space="preserve"> </w:t>
        </w:r>
        <w:r w:rsidR="00CA7944" w:rsidRPr="00813484">
          <w:rPr>
            <w:szCs w:val="18"/>
          </w:rPr>
          <w:t>and</w:t>
        </w:r>
        <w:r w:rsidR="00CA7944" w:rsidRPr="00813484">
          <w:rPr>
            <w:spacing w:val="-3"/>
            <w:szCs w:val="18"/>
          </w:rPr>
          <w:t xml:space="preserve"> </w:t>
        </w:r>
        <w:r w:rsidR="00CA7944">
          <w:rPr>
            <w:spacing w:val="-3"/>
            <w:szCs w:val="18"/>
          </w:rPr>
          <w:t xml:space="preserve">a </w:t>
        </w:r>
        <w:r w:rsidR="00CA7944" w:rsidRPr="00813484">
          <w:rPr>
            <w:szCs w:val="18"/>
          </w:rPr>
          <w:t>specificity</w:t>
        </w:r>
        <w:r w:rsidR="00CA7944" w:rsidRPr="00813484">
          <w:rPr>
            <w:spacing w:val="-3"/>
            <w:szCs w:val="18"/>
          </w:rPr>
          <w:t xml:space="preserve"> </w:t>
        </w:r>
        <w:r w:rsidR="00CA7944" w:rsidRPr="00813484">
          <w:rPr>
            <w:szCs w:val="18"/>
          </w:rPr>
          <w:t>of</w:t>
        </w:r>
        <w:r w:rsidR="00CA7944" w:rsidRPr="00813484">
          <w:rPr>
            <w:spacing w:val="-3"/>
            <w:szCs w:val="18"/>
          </w:rPr>
          <w:t xml:space="preserve"> </w:t>
        </w:r>
        <w:r w:rsidR="00CA7944" w:rsidRPr="00813484">
          <w:rPr>
            <w:szCs w:val="18"/>
          </w:rPr>
          <w:t>8</w:t>
        </w:r>
        <w:r w:rsidR="00CA7944">
          <w:rPr>
            <w:szCs w:val="18"/>
          </w:rPr>
          <w:t>0</w:t>
        </w:r>
        <w:r w:rsidR="00CA7944" w:rsidRPr="00813484">
          <w:rPr>
            <w:szCs w:val="18"/>
          </w:rPr>
          <w:t>.</w:t>
        </w:r>
        <w:r w:rsidR="00CA7944">
          <w:rPr>
            <w:szCs w:val="18"/>
          </w:rPr>
          <w:t>45</w:t>
        </w:r>
        <w:r w:rsidR="00CA7944" w:rsidRPr="00813484">
          <w:rPr>
            <w:szCs w:val="18"/>
          </w:rPr>
          <w:t>%</w:t>
        </w:r>
        <w:del w:id="55" w:author="Lejla Alic" w:date="2018-12-26T12:29:00Z">
          <w:r w:rsidR="00CA7944" w:rsidRPr="00813484" w:rsidDel="00CA7944">
            <w:rPr>
              <w:spacing w:val="-3"/>
              <w:szCs w:val="18"/>
            </w:rPr>
            <w:delText xml:space="preserve"> </w:delText>
          </w:r>
          <w:r w:rsidR="00CA7944" w:rsidRPr="00813484" w:rsidDel="00CA7944">
            <w:rPr>
              <w:szCs w:val="18"/>
            </w:rPr>
            <w:delText>on</w:delText>
          </w:r>
          <w:r w:rsidR="00CA7944" w:rsidRPr="00813484" w:rsidDel="00CA7944">
            <w:rPr>
              <w:spacing w:val="-3"/>
              <w:szCs w:val="18"/>
            </w:rPr>
            <w:delText xml:space="preserve"> </w:delText>
          </w:r>
          <w:r w:rsidR="00CA7944" w:rsidRPr="00813484" w:rsidDel="00CA7944">
            <w:rPr>
              <w:szCs w:val="18"/>
            </w:rPr>
            <w:delText>a</w:delText>
          </w:r>
          <w:r w:rsidR="00CA7944" w:rsidRPr="00813484" w:rsidDel="00CA7944">
            <w:rPr>
              <w:spacing w:val="-3"/>
              <w:szCs w:val="18"/>
            </w:rPr>
            <w:delText xml:space="preserve"> </w:delText>
          </w:r>
          <w:r w:rsidR="00CA7944" w:rsidRPr="00813484" w:rsidDel="00CA7944">
            <w:rPr>
              <w:szCs w:val="18"/>
            </w:rPr>
            <w:delText>holdout</w:delText>
          </w:r>
          <w:r w:rsidR="00CA7944" w:rsidRPr="00813484" w:rsidDel="00CA7944">
            <w:rPr>
              <w:spacing w:val="-3"/>
              <w:szCs w:val="18"/>
            </w:rPr>
            <w:delText xml:space="preserve"> </w:delText>
          </w:r>
          <w:r w:rsidR="00CA7944" w:rsidRPr="00813484" w:rsidDel="00CA7944">
            <w:rPr>
              <w:szCs w:val="18"/>
            </w:rPr>
            <w:delText>set</w:delText>
          </w:r>
        </w:del>
        <w:r w:rsidR="00CA7944" w:rsidRPr="00813484">
          <w:rPr>
            <w:szCs w:val="18"/>
          </w:rPr>
          <w:t>.</w:t>
        </w:r>
      </w:moveTo>
      <w:moveToRangeEnd w:id="50"/>
      <w:ins w:id="56" w:author="Lejla Alic" w:date="2018-12-26T12:29:00Z">
        <w:r w:rsidR="00CA7944">
          <w:rPr>
            <w:szCs w:val="18"/>
          </w:rPr>
          <w:t xml:space="preserve"> </w:t>
        </w:r>
      </w:ins>
      <w:r w:rsidRPr="00813484">
        <w:rPr>
          <w:szCs w:val="18"/>
        </w:rPr>
        <w:t>This</w:t>
      </w:r>
      <w:r w:rsidRPr="00813484">
        <w:rPr>
          <w:spacing w:val="-9"/>
          <w:szCs w:val="18"/>
        </w:rPr>
        <w:t xml:space="preserve"> </w:t>
      </w:r>
      <w:del w:id="57" w:author="Lejla Alic" w:date="2018-12-26T12:29:00Z">
        <w:r w:rsidRPr="00813484" w:rsidDel="00CA7944">
          <w:rPr>
            <w:szCs w:val="18"/>
          </w:rPr>
          <w:delText>research</w:delText>
        </w:r>
        <w:r w:rsidRPr="00813484" w:rsidDel="00CA7944">
          <w:rPr>
            <w:spacing w:val="-9"/>
            <w:szCs w:val="18"/>
          </w:rPr>
          <w:delText xml:space="preserve"> </w:delText>
        </w:r>
      </w:del>
      <w:ins w:id="58" w:author="Lejla Alic" w:date="2018-12-26T12:29:00Z">
        <w:r w:rsidR="00CA7944">
          <w:rPr>
            <w:szCs w:val="18"/>
          </w:rPr>
          <w:t>study</w:t>
        </w:r>
        <w:r w:rsidR="00CA7944" w:rsidRPr="00813484">
          <w:rPr>
            <w:spacing w:val="-9"/>
            <w:szCs w:val="18"/>
          </w:rPr>
          <w:t xml:space="preserve"> </w:t>
        </w:r>
      </w:ins>
      <w:r w:rsidRPr="00813484">
        <w:rPr>
          <w:spacing w:val="-3"/>
          <w:szCs w:val="18"/>
        </w:rPr>
        <w:t>shows</w:t>
      </w:r>
      <w:r w:rsidRPr="00813484">
        <w:rPr>
          <w:spacing w:val="-9"/>
          <w:szCs w:val="18"/>
        </w:rPr>
        <w:t xml:space="preserve"> </w:t>
      </w:r>
      <w:r w:rsidRPr="00813484">
        <w:rPr>
          <w:szCs w:val="18"/>
        </w:rPr>
        <w:t>that</w:t>
      </w:r>
      <w:r w:rsidRPr="00813484">
        <w:rPr>
          <w:spacing w:val="-9"/>
          <w:szCs w:val="18"/>
        </w:rPr>
        <w:t xml:space="preserve"> </w:t>
      </w:r>
      <w:ins w:id="59" w:author="Lejla Alic" w:date="2018-12-26T12:29:00Z">
        <w:r w:rsidR="00CA7944">
          <w:rPr>
            <w:spacing w:val="-9"/>
            <w:szCs w:val="18"/>
          </w:rPr>
          <w:t xml:space="preserve">the features extracted from </w:t>
        </w:r>
      </w:ins>
      <w:del w:id="60" w:author="Lejla Alic" w:date="2018-12-26T12:29:00Z">
        <w:r w:rsidRPr="00813484" w:rsidDel="00CA7944">
          <w:rPr>
            <w:szCs w:val="18"/>
          </w:rPr>
          <w:delText>an</w:delText>
        </w:r>
        <w:r w:rsidRPr="00813484" w:rsidDel="00CA7944">
          <w:rPr>
            <w:spacing w:val="-6"/>
            <w:szCs w:val="18"/>
          </w:rPr>
          <w:delText xml:space="preserve"> </w:delText>
        </w:r>
      </w:del>
      <w:del w:id="61" w:author="Lejla Alic" w:date="2018-12-26T12:27:00Z">
        <w:r w:rsidRPr="00813484" w:rsidDel="00CA7944">
          <w:rPr>
            <w:szCs w:val="18"/>
          </w:rPr>
          <w:delText>individual</w:delText>
        </w:r>
        <w:r w:rsidDel="00CA7944">
          <w:rPr>
            <w:szCs w:val="18"/>
          </w:rPr>
          <w:delText>’s</w:delText>
        </w:r>
        <w:r w:rsidRPr="00813484" w:rsidDel="00CA7944">
          <w:rPr>
            <w:spacing w:val="-6"/>
            <w:szCs w:val="18"/>
          </w:rPr>
          <w:delText xml:space="preserve"> </w:delText>
        </w:r>
      </w:del>
      <w:del w:id="62" w:author="Lejla Alic" w:date="2018-12-26T12:29:00Z">
        <w:r w:rsidRPr="00813484" w:rsidDel="00CA7944">
          <w:rPr>
            <w:szCs w:val="18"/>
          </w:rPr>
          <w:delText>abnormal</w:delText>
        </w:r>
        <w:r w:rsidRPr="00813484" w:rsidDel="00CA7944">
          <w:rPr>
            <w:spacing w:val="-6"/>
            <w:szCs w:val="18"/>
          </w:rPr>
          <w:delText xml:space="preserve"> </w:delText>
        </w:r>
      </w:del>
      <w:r w:rsidRPr="00813484">
        <w:rPr>
          <w:szCs w:val="18"/>
        </w:rPr>
        <w:t>blood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glucose</w:t>
      </w:r>
      <w:r w:rsidRPr="00813484">
        <w:rPr>
          <w:spacing w:val="-6"/>
          <w:szCs w:val="18"/>
        </w:rPr>
        <w:t xml:space="preserve"> </w:t>
      </w:r>
      <w:r w:rsidRPr="00813484">
        <w:rPr>
          <w:szCs w:val="18"/>
        </w:rPr>
        <w:t>levels</w:t>
      </w:r>
      <w:del w:id="63" w:author="Lejla Alic" w:date="2018-12-26T12:30:00Z">
        <w:r w:rsidDel="00CA7944">
          <w:rPr>
            <w:szCs w:val="18"/>
          </w:rPr>
          <w:delText>, and the information derived therefrom</w:delText>
        </w:r>
      </w:del>
      <w:r>
        <w:rPr>
          <w:szCs w:val="18"/>
        </w:rPr>
        <w:t xml:space="preserve"> </w:t>
      </w:r>
      <w:r>
        <w:rPr>
          <w:szCs w:val="18"/>
        </w:rPr>
        <w:lastRenderedPageBreak/>
        <w:t>have the strongest predictive performance.</w:t>
      </w:r>
      <w:ins w:id="64" w:author="Lejla Alic" w:date="2018-12-26T12:31:00Z">
        <w:r w:rsidR="00CA7944">
          <w:rPr>
            <w:szCs w:val="18"/>
          </w:rPr>
          <w:t xml:space="preserve"> Conversely, </w:t>
        </w:r>
      </w:ins>
      <w:del w:id="65" w:author="Lejla Alic" w:date="2018-12-26T12:31:00Z">
        <w:r w:rsidDel="00CA7944">
          <w:rPr>
            <w:szCs w:val="18"/>
          </w:rPr>
          <w:delText xml:space="preserve">Significantly, </w:delText>
        </w:r>
      </w:del>
      <w:r>
        <w:rPr>
          <w:szCs w:val="18"/>
        </w:rPr>
        <w:t xml:space="preserve">the </w:t>
      </w:r>
      <w:r w:rsidRPr="00813484">
        <w:rPr>
          <w:szCs w:val="18"/>
        </w:rPr>
        <w:t>insulin</w:t>
      </w:r>
      <w:r w:rsidRPr="00813484">
        <w:rPr>
          <w:spacing w:val="-9"/>
          <w:szCs w:val="18"/>
        </w:rPr>
        <w:t xml:space="preserve"> </w:t>
      </w:r>
      <w:ins w:id="66" w:author="Lejla Alic" w:date="2018-12-26T12:30:00Z">
        <w:r w:rsidR="00CA7944">
          <w:rPr>
            <w:spacing w:val="-9"/>
            <w:szCs w:val="18"/>
          </w:rPr>
          <w:t xml:space="preserve">concentrations </w:t>
        </w:r>
      </w:ins>
      <w:r w:rsidRPr="00813484">
        <w:rPr>
          <w:szCs w:val="18"/>
        </w:rPr>
        <w:t>and</w:t>
      </w:r>
      <w:r w:rsidRPr="00813484">
        <w:rPr>
          <w:w w:val="99"/>
          <w:szCs w:val="18"/>
        </w:rPr>
        <w:t xml:space="preserve"> </w:t>
      </w:r>
      <w:r>
        <w:rPr>
          <w:szCs w:val="18"/>
        </w:rPr>
        <w:t>demographic</w:t>
      </w:r>
      <w:r w:rsidRPr="00813484">
        <w:rPr>
          <w:szCs w:val="18"/>
        </w:rPr>
        <w:t xml:space="preserve"> features </w:t>
      </w:r>
      <w:r>
        <w:rPr>
          <w:szCs w:val="18"/>
        </w:rPr>
        <w:t xml:space="preserve">do not provide additional performance improvement for diabetes prediction.  </w:t>
      </w:r>
      <w:commentRangeStart w:id="67"/>
      <w:r>
        <w:rPr>
          <w:szCs w:val="18"/>
        </w:rPr>
        <w:t>The results of this work identify the parsimonious clinical data that need to be collected for efficient diabetes prediction</w:t>
      </w:r>
      <w:r w:rsidRPr="00813484">
        <w:rPr>
          <w:szCs w:val="18"/>
        </w:rPr>
        <w:t>.</w:t>
      </w:r>
      <w:r w:rsidRPr="00813484">
        <w:rPr>
          <w:spacing w:val="13"/>
          <w:szCs w:val="18"/>
        </w:rPr>
        <w:t xml:space="preserve"> </w:t>
      </w:r>
      <w:commentRangeEnd w:id="67"/>
      <w:r w:rsidR="00CA7944">
        <w:rPr>
          <w:rStyle w:val="CommentReference"/>
          <w:rFonts w:ascii="Calibri" w:eastAsia="Calibri" w:hAnsi="Calibri" w:cs="Arial"/>
          <w:lang w:val="nl-NL"/>
        </w:rPr>
        <w:commentReference w:id="67"/>
      </w:r>
      <w:moveFromRangeStart w:id="68" w:author="Lejla Alic" w:date="2018-12-26T12:28:00Z" w:name="move533590649"/>
      <w:moveFrom w:id="69" w:author="Lejla Alic" w:date="2018-12-26T12:28:00Z">
        <w:r w:rsidDel="00CA7944">
          <w:rPr>
            <w:szCs w:val="18"/>
          </w:rPr>
          <w:t>O</w:t>
        </w:r>
        <w:r w:rsidRPr="00813484" w:rsidDel="00CA7944">
          <w:rPr>
            <w:szCs w:val="18"/>
          </w:rPr>
          <w:t>ur</w:t>
        </w:r>
        <w:r w:rsidRPr="00813484" w:rsidDel="00CA7944">
          <w:rPr>
            <w:spacing w:val="-7"/>
            <w:szCs w:val="18"/>
          </w:rPr>
          <w:t xml:space="preserve"> </w:t>
        </w:r>
        <w:r w:rsidRPr="00813484" w:rsidDel="00CA7944">
          <w:rPr>
            <w:szCs w:val="18"/>
          </w:rPr>
          <w:t>approach</w:t>
        </w:r>
        <w:r w:rsidRPr="00813484" w:rsidDel="00CA7944">
          <w:rPr>
            <w:spacing w:val="-7"/>
            <w:szCs w:val="18"/>
          </w:rPr>
          <w:t xml:space="preserve"> </w:t>
        </w:r>
        <w:r w:rsidRPr="00813484" w:rsidDel="00CA7944">
          <w:rPr>
            <w:szCs w:val="18"/>
          </w:rPr>
          <w:t>show</w:t>
        </w:r>
        <w:r w:rsidRPr="00813484" w:rsidDel="00CA7944">
          <w:rPr>
            <w:spacing w:val="-7"/>
            <w:szCs w:val="18"/>
          </w:rPr>
          <w:t xml:space="preserve"> </w:t>
        </w:r>
        <w:r w:rsidRPr="00813484" w:rsidDel="00CA7944">
          <w:rPr>
            <w:szCs w:val="18"/>
          </w:rPr>
          <w:t>an</w:t>
        </w:r>
        <w:r w:rsidRPr="00813484" w:rsidDel="00CA7944">
          <w:rPr>
            <w:w w:val="99"/>
            <w:szCs w:val="18"/>
          </w:rPr>
          <w:t xml:space="preserve"> </w:t>
        </w:r>
        <w:r w:rsidRPr="00813484" w:rsidDel="00CA7944">
          <w:rPr>
            <w:spacing w:val="-3"/>
            <w:szCs w:val="18"/>
          </w:rPr>
          <w:t xml:space="preserve">average </w:t>
        </w:r>
        <w:r w:rsidRPr="00813484" w:rsidDel="00CA7944">
          <w:rPr>
            <w:szCs w:val="18"/>
          </w:rPr>
          <w:t>accuracy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of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9</w:t>
        </w:r>
        <w:r w:rsidDel="00CA7944">
          <w:rPr>
            <w:szCs w:val="18"/>
          </w:rPr>
          <w:t>6</w:t>
        </w:r>
        <w:r w:rsidRPr="00813484" w:rsidDel="00CA7944">
          <w:rPr>
            <w:szCs w:val="18"/>
          </w:rPr>
          <w:t>.</w:t>
        </w:r>
        <w:r w:rsidDel="00CA7944">
          <w:rPr>
            <w:szCs w:val="18"/>
          </w:rPr>
          <w:t>46%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and</w:t>
        </w:r>
        <w:r w:rsidRPr="00813484" w:rsidDel="00CA7944">
          <w:rPr>
            <w:spacing w:val="-3"/>
            <w:szCs w:val="18"/>
          </w:rPr>
          <w:t xml:space="preserve"> </w:t>
        </w:r>
        <w:r w:rsidDel="00CA7944">
          <w:rPr>
            <w:spacing w:val="-3"/>
            <w:szCs w:val="18"/>
          </w:rPr>
          <w:t xml:space="preserve">a </w:t>
        </w:r>
        <w:r w:rsidRPr="00813484" w:rsidDel="00CA7944">
          <w:rPr>
            <w:szCs w:val="18"/>
          </w:rPr>
          <w:t>specificity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of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8</w:t>
        </w:r>
        <w:r w:rsidDel="00CA7944">
          <w:rPr>
            <w:szCs w:val="18"/>
          </w:rPr>
          <w:t>0</w:t>
        </w:r>
        <w:r w:rsidRPr="00813484" w:rsidDel="00CA7944">
          <w:rPr>
            <w:szCs w:val="18"/>
          </w:rPr>
          <w:t>.</w:t>
        </w:r>
        <w:r w:rsidDel="00CA7944">
          <w:rPr>
            <w:szCs w:val="18"/>
          </w:rPr>
          <w:t>45</w:t>
        </w:r>
        <w:r w:rsidRPr="00813484" w:rsidDel="00CA7944">
          <w:rPr>
            <w:szCs w:val="18"/>
          </w:rPr>
          <w:t>%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on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a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holdout</w:t>
        </w:r>
        <w:r w:rsidRPr="00813484" w:rsidDel="00CA7944">
          <w:rPr>
            <w:spacing w:val="-3"/>
            <w:szCs w:val="18"/>
          </w:rPr>
          <w:t xml:space="preserve"> </w:t>
        </w:r>
        <w:r w:rsidRPr="00813484" w:rsidDel="00CA7944">
          <w:rPr>
            <w:szCs w:val="18"/>
          </w:rPr>
          <w:t>set.</w:t>
        </w:r>
      </w:moveFrom>
      <w:moveFromRangeEnd w:id="68"/>
    </w:p>
    <w:p w14:paraId="2FABBCB0" w14:textId="484955DD" w:rsidR="00813484" w:rsidRPr="00B024CB" w:rsidRDefault="006F3883" w:rsidP="00B024CB">
      <w:pPr>
        <w:pStyle w:val="BodyText"/>
        <w:kinsoku w:val="0"/>
        <w:overflowPunct w:val="0"/>
        <w:spacing w:before="121" w:line="362" w:lineRule="auto"/>
        <w:ind w:right="968"/>
        <w:jc w:val="both"/>
        <w:rPr>
          <w:spacing w:val="-4"/>
        </w:rPr>
      </w:pPr>
      <w:r>
        <w:rPr>
          <w:spacing w:val="-6"/>
        </w:rPr>
        <w:t>Type</w:t>
      </w:r>
      <w:r>
        <w:rPr>
          <w:spacing w:val="15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Diabetes</w:t>
      </w:r>
      <w:r>
        <w:rPr>
          <w:spacing w:val="15"/>
        </w:rPr>
        <w:t xml:space="preserve"> </w:t>
      </w:r>
      <w:r>
        <w:t>prediction,</w:t>
      </w:r>
      <w:r>
        <w:rPr>
          <w:spacing w:val="19"/>
        </w:rPr>
        <w:t xml:space="preserve"> </w:t>
      </w:r>
      <w:r>
        <w:t>machine</w:t>
      </w:r>
      <w:r>
        <w:rPr>
          <w:spacing w:val="15"/>
        </w:rPr>
        <w:t xml:space="preserve"> </w:t>
      </w:r>
      <w:r>
        <w:t>learning,</w:t>
      </w:r>
      <w:r>
        <w:rPr>
          <w:spacing w:val="19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assessment,</w:t>
      </w:r>
      <w:r>
        <w:rPr>
          <w:spacing w:val="19"/>
        </w:rPr>
        <w:t xml:space="preserve"> </w:t>
      </w:r>
      <w:r>
        <w:t>San</w:t>
      </w:r>
      <w:r>
        <w:rPr>
          <w:spacing w:val="15"/>
        </w:rPr>
        <w:t xml:space="preserve"> </w:t>
      </w:r>
      <w:r>
        <w:t>Antonio</w:t>
      </w:r>
      <w:r>
        <w:rPr>
          <w:w w:val="99"/>
        </w:rPr>
        <w:t xml:space="preserve"> </w:t>
      </w:r>
      <w:r>
        <w:t>heart</w:t>
      </w:r>
      <w:r>
        <w:rPr>
          <w:spacing w:val="6"/>
        </w:rPr>
        <w:t xml:space="preserve"> </w:t>
      </w:r>
      <w:r w:rsidR="00B024CB">
        <w:rPr>
          <w:spacing w:val="-4"/>
        </w:rPr>
        <w:t>study</w:t>
      </w:r>
      <w:ins w:id="70" w:author="Lejla Alic" w:date="2018-12-26T12:36:00Z">
        <w:r w:rsidR="00AF2F5E">
          <w:rPr>
            <w:spacing w:val="-4"/>
          </w:rPr>
          <w:t>, SVM.</w:t>
        </w:r>
      </w:ins>
      <w:del w:id="71" w:author="Lejla Alic" w:date="2018-12-26T12:36:00Z">
        <w:r w:rsidR="00B024CB" w:rsidDel="00AF2F5E">
          <w:rPr>
            <w:spacing w:val="-4"/>
          </w:rPr>
          <w:delText>.</w:delText>
        </w:r>
      </w:del>
    </w:p>
    <w:p w14:paraId="6A727FDB" w14:textId="77777777" w:rsidR="006F3883" w:rsidRDefault="006F3883" w:rsidP="00B024CB">
      <w:pPr>
        <w:pStyle w:val="Heading1"/>
        <w:numPr>
          <w:ilvl w:val="0"/>
          <w:numId w:val="3"/>
        </w:numPr>
        <w:tabs>
          <w:tab w:val="left" w:pos="1386"/>
        </w:tabs>
        <w:kinsoku w:val="0"/>
        <w:overflowPunct w:val="0"/>
        <w:spacing w:line="362" w:lineRule="auto"/>
        <w:ind w:hanging="430"/>
        <w:jc w:val="both"/>
        <w:rPr>
          <w:b w:val="0"/>
          <w:bCs w:val="0"/>
        </w:rPr>
      </w:pPr>
      <w:r>
        <w:t>Introduction</w:t>
      </w:r>
    </w:p>
    <w:p w14:paraId="5F16A426" w14:textId="490BF775" w:rsidR="00D05641" w:rsidRDefault="00D05641" w:rsidP="00F92C80">
      <w:pPr>
        <w:pStyle w:val="BodyText"/>
        <w:kinsoku w:val="0"/>
        <w:overflowPunct w:val="0"/>
        <w:spacing w:line="362" w:lineRule="auto"/>
        <w:ind w:right="968" w:firstLine="298"/>
        <w:jc w:val="both"/>
      </w:pPr>
      <w:r w:rsidRPr="00D05641">
        <w:t xml:space="preserve">The global incidence of diabetes was estimated at 422 million in 2014 and its prevalence among the adult population  increased from 4.7 % in the </w:t>
      </w:r>
      <w:del w:id="72" w:author="Lejla Alic" w:date="2018-12-21T13:17:00Z">
        <w:r w:rsidRPr="00D05641" w:rsidDel="00F92C80">
          <w:delText xml:space="preserve">year </w:delText>
        </w:r>
      </w:del>
      <w:r w:rsidRPr="00D05641">
        <w:t>1980 to 8.5 % in 2014 [1]. In 2015 alone, an estimated 1.6 million deaths worldwide were attributed to diabetes. In addition</w:t>
      </w:r>
      <w:r>
        <w:t xml:space="preserve"> to the high mortality rate</w:t>
      </w:r>
      <w:r w:rsidRPr="00D05641">
        <w:t>, a</w:t>
      </w:r>
      <w:r>
        <w:t>n individual with</w:t>
      </w:r>
      <w:r w:rsidRPr="00D05641">
        <w:t xml:space="preserve"> diabet</w:t>
      </w:r>
      <w:r>
        <w:t>es</w:t>
      </w:r>
      <w:r w:rsidRPr="00D05641">
        <w:t xml:space="preserve"> is at a greater risk of developing cardiovascular diseases, visual impairment and limb amputations</w:t>
      </w:r>
      <w:r>
        <w:t xml:space="preserve">, as </w:t>
      </w:r>
      <w:r w:rsidRPr="00D05641">
        <w:t>compar</w:t>
      </w:r>
      <w:r>
        <w:t>ed to a non-diabetic individual</w:t>
      </w:r>
      <w:r w:rsidRPr="00D05641">
        <w:t xml:space="preserve">. Due to the substantial socio-economic burdens that are associated with diabetes, its early detection, prevention, and management has become a worldwide top-level health concern. There is experimental evidence that the development of diabetes can be delayed or even prevented provided an individual undertakes a lifestyle change that includes diet management, adopting exercise, and adhering to a pharmacological treatment </w:t>
      </w:r>
      <w:commentRangeStart w:id="73"/>
      <w:r w:rsidRPr="00D05641">
        <w:t xml:space="preserve">[2]. </w:t>
      </w:r>
      <w:commentRangeEnd w:id="73"/>
      <w:r w:rsidR="00675B15">
        <w:rPr>
          <w:rStyle w:val="CommentReference"/>
          <w:rFonts w:ascii="Calibri" w:eastAsia="Calibri" w:hAnsi="Calibri" w:cs="Arial"/>
          <w:lang w:val="nl-NL"/>
        </w:rPr>
        <w:commentReference w:id="73"/>
      </w:r>
      <w:r w:rsidRPr="00D05641">
        <w:t>The early identification of high risk individuals of diabetes is therefore, essential for targeted prevention strategies [3].</w:t>
      </w:r>
    </w:p>
    <w:p w14:paraId="6843BAC6" w14:textId="66ED2631" w:rsidR="00F92A6A" w:rsidRDefault="006D6795" w:rsidP="00A27AA2">
      <w:pPr>
        <w:pStyle w:val="BodyText"/>
        <w:kinsoku w:val="0"/>
        <w:overflowPunct w:val="0"/>
        <w:spacing w:line="362" w:lineRule="auto"/>
        <w:ind w:right="968" w:firstLine="298"/>
        <w:jc w:val="both"/>
        <w:rPr>
          <w:ins w:id="74" w:author="Lejla Alic" w:date="2018-12-21T17:09:00Z"/>
        </w:rPr>
      </w:pPr>
      <w:ins w:id="75" w:author="Lejla Alic" w:date="2018-12-21T13:25:00Z">
        <w:r>
          <w:t>Even though, t</w:t>
        </w:r>
      </w:ins>
      <w:del w:id="76" w:author="Lejla Alic" w:date="2018-12-21T13:25:00Z">
        <w:r w:rsidR="0065144D" w:rsidRPr="0065144D" w:rsidDel="006D6795">
          <w:delText>T</w:delText>
        </w:r>
      </w:del>
      <w:r w:rsidR="0065144D" w:rsidRPr="0065144D">
        <w:t>he number of clinical studies aimed a</w:t>
      </w:r>
      <w:r w:rsidR="0065144D">
        <w:t xml:space="preserve">t diagnosing </w:t>
      </w:r>
      <w:r w:rsidR="0065144D" w:rsidRPr="0065144D">
        <w:t>diabe</w:t>
      </w:r>
      <w:r w:rsidR="0065144D">
        <w:t xml:space="preserve">tes have been growing </w:t>
      </w:r>
      <w:del w:id="77" w:author="Lejla Alic" w:date="2018-12-21T13:24:00Z">
        <w:r w:rsidR="0065144D" w:rsidDel="006D6795">
          <w:delText xml:space="preserve">in number </w:delText>
        </w:r>
      </w:del>
      <w:r w:rsidR="0065144D" w:rsidRPr="0065144D">
        <w:t>in the last two decades</w:t>
      </w:r>
      <w:del w:id="78" w:author="Lejla Alic" w:date="2018-12-21T13:25:00Z">
        <w:r w:rsidR="0065144D" w:rsidRPr="0065144D" w:rsidDel="006D6795">
          <w:delText xml:space="preserve">. </w:delText>
        </w:r>
      </w:del>
      <w:ins w:id="79" w:author="Lejla Alic" w:date="2018-12-21T13:25:00Z">
        <w:r>
          <w:t xml:space="preserve">, </w:t>
        </w:r>
      </w:ins>
      <w:del w:id="80" w:author="Lejla Alic" w:date="2018-12-21T13:25:00Z">
        <w:r w:rsidR="0065144D" w:rsidRPr="0065144D" w:rsidDel="006D6795">
          <w:delText xml:space="preserve">However, </w:delText>
        </w:r>
      </w:del>
      <w:r w:rsidR="0065144D">
        <w:t xml:space="preserve">studies </w:t>
      </w:r>
      <w:del w:id="81" w:author="Lejla Alic" w:date="2018-12-21T13:25:00Z">
        <w:r w:rsidR="0065144D" w:rsidDel="006D6795">
          <w:delText xml:space="preserve">that </w:delText>
        </w:r>
      </w:del>
      <w:r w:rsidR="0065144D">
        <w:t>predict</w:t>
      </w:r>
      <w:ins w:id="82" w:author="Lejla Alic" w:date="2018-12-21T13:25:00Z">
        <w:r>
          <w:t>ing</w:t>
        </w:r>
      </w:ins>
      <w:r w:rsidR="0065144D" w:rsidRPr="0065144D">
        <w:t xml:space="preserve"> </w:t>
      </w:r>
      <w:del w:id="83" w:author="Lejla Alic" w:date="2018-12-21T13:25:00Z">
        <w:r w:rsidR="0065144D" w:rsidRPr="0065144D" w:rsidDel="006D6795">
          <w:delText>the persons who are at</w:delText>
        </w:r>
      </w:del>
      <w:r w:rsidR="0065144D" w:rsidRPr="0065144D">
        <w:t xml:space="preserve"> risk of developing diab</w:t>
      </w:r>
      <w:r w:rsidR="0065144D">
        <w:t xml:space="preserve">etes are limited. </w:t>
      </w:r>
      <w:ins w:id="84" w:author="Lejla Alic" w:date="2018-12-26T12:41:00Z">
        <w:r w:rsidR="00675B15">
          <w:t>Nevertheless, t</w:t>
        </w:r>
      </w:ins>
      <w:del w:id="85" w:author="Lejla Alic" w:date="2018-12-26T12:41:00Z">
        <w:r w:rsidR="0065144D" w:rsidDel="00675B15">
          <w:delText>T</w:delText>
        </w:r>
      </w:del>
      <w:r w:rsidR="0065144D">
        <w:t xml:space="preserve">his subject </w:t>
      </w:r>
      <w:r w:rsidR="0065144D" w:rsidRPr="0065144D">
        <w:t xml:space="preserve">has </w:t>
      </w:r>
      <w:r w:rsidR="0065144D">
        <w:t xml:space="preserve">lately </w:t>
      </w:r>
      <w:del w:id="86" w:author="Lejla Alic" w:date="2018-12-21T13:25:00Z">
        <w:r w:rsidR="0065144D" w:rsidRPr="0065144D" w:rsidDel="006D6795">
          <w:delText xml:space="preserve">seen </w:delText>
        </w:r>
      </w:del>
      <w:ins w:id="87" w:author="Lejla Alic" w:date="2018-12-21T13:25:00Z">
        <w:r>
          <w:t>received</w:t>
        </w:r>
        <w:r w:rsidRPr="0065144D">
          <w:t xml:space="preserve"> </w:t>
        </w:r>
      </w:ins>
      <w:r w:rsidR="0065144D" w:rsidRPr="0065144D">
        <w:t xml:space="preserve">an increased amount of research </w:t>
      </w:r>
      <w:commentRangeStart w:id="88"/>
      <w:r w:rsidR="0065144D" w:rsidRPr="0065144D">
        <w:t>interest [4]</w:t>
      </w:r>
      <w:ins w:id="89" w:author="Lejla Alic" w:date="2018-12-21T13:26:00Z">
        <w:r>
          <w:t xml:space="preserve">. </w:t>
        </w:r>
      </w:ins>
      <w:commentRangeEnd w:id="88"/>
      <w:ins w:id="90" w:author="Lejla Alic" w:date="2018-12-26T12:42:00Z">
        <w:r w:rsidR="00675B15">
          <w:rPr>
            <w:rStyle w:val="CommentReference"/>
            <w:rFonts w:ascii="Calibri" w:eastAsia="Calibri" w:hAnsi="Calibri" w:cs="Arial"/>
            <w:lang w:val="nl-NL"/>
          </w:rPr>
          <w:commentReference w:id="88"/>
        </w:r>
      </w:ins>
      <w:ins w:id="91" w:author="Lejla Alic" w:date="2018-12-21T13:26:00Z">
        <w:r>
          <w:t xml:space="preserve">However, </w:t>
        </w:r>
      </w:ins>
      <w:del w:id="92" w:author="Lejla Alic" w:date="2018-12-21T13:26:00Z">
        <w:r w:rsidR="00737BB6" w:rsidDel="006D6795">
          <w:delText xml:space="preserve"> and</w:delText>
        </w:r>
      </w:del>
      <w:r w:rsidR="005F524B">
        <w:t xml:space="preserve"> </w:t>
      </w:r>
      <w:r w:rsidR="00737BB6" w:rsidRPr="00737BB6">
        <w:t>the clinical significance of such predictions largely depend on the type and quality of data collected.</w:t>
      </w:r>
      <w:r w:rsidR="00737BB6">
        <w:t xml:space="preserve"> </w:t>
      </w:r>
      <w:r w:rsidR="006F3883">
        <w:t>There are studies</w:t>
      </w:r>
      <w:r w:rsidR="006F3883" w:rsidRPr="00FE0004">
        <w:t xml:space="preserve"> </w:t>
      </w:r>
      <w:r w:rsidR="00737BB6" w:rsidRPr="00FE0004">
        <w:t xml:space="preserve">that assign a probability to the future risk of diabetes using </w:t>
      </w:r>
      <w:commentRangeStart w:id="93"/>
      <w:r w:rsidR="00737BB6">
        <w:t>sociodemographic characteristics</w:t>
      </w:r>
      <w:r w:rsidR="00737BB6" w:rsidRPr="00FE0004">
        <w:t xml:space="preserve"> </w:t>
      </w:r>
      <w:commentRangeEnd w:id="93"/>
      <w:r w:rsidR="00675B15">
        <w:rPr>
          <w:rStyle w:val="CommentReference"/>
          <w:rFonts w:ascii="Calibri" w:eastAsia="Calibri" w:hAnsi="Calibri" w:cs="Arial"/>
          <w:lang w:val="nl-NL"/>
        </w:rPr>
        <w:commentReference w:id="93"/>
      </w:r>
      <w:r w:rsidR="00737BB6">
        <w:t>such as age, ethnicity, body mass index (BMI)</w:t>
      </w:r>
      <w:ins w:id="94" w:author="Lejla Alic" w:date="2018-12-26T12:44:00Z">
        <w:r w:rsidR="00675B15">
          <w:t>,</w:t>
        </w:r>
      </w:ins>
      <w:r w:rsidR="00675B15">
        <w:t xml:space="preserve"> </w:t>
      </w:r>
      <w:r w:rsidR="00737BB6">
        <w:t>and</w:t>
      </w:r>
      <w:r w:rsidR="00737BB6" w:rsidRPr="00FE0004">
        <w:t xml:space="preserve"> </w:t>
      </w:r>
      <w:r w:rsidR="00737BB6">
        <w:t xml:space="preserve">genealogical information collected through </w:t>
      </w:r>
      <w:r w:rsidR="00737BB6" w:rsidRPr="00FE0004">
        <w:t xml:space="preserve">population </w:t>
      </w:r>
      <w:ins w:id="95" w:author="Lejla Alic" w:date="2018-12-26T12:44:00Z">
        <w:r w:rsidR="00675B15">
          <w:t xml:space="preserve">studies </w:t>
        </w:r>
      </w:ins>
      <w:r w:rsidR="006F3883">
        <w:t xml:space="preserve">[5, 6]. </w:t>
      </w:r>
      <w:r w:rsidR="00E773D9" w:rsidRPr="00FE0004">
        <w:t>Due to</w:t>
      </w:r>
      <w:ins w:id="96" w:author="Lejla Alic" w:date="2018-12-26T12:49:00Z">
        <w:r w:rsidR="00675B15">
          <w:t xml:space="preserve"> a</w:t>
        </w:r>
      </w:ins>
      <w:r w:rsidR="00E773D9" w:rsidRPr="00FE0004">
        <w:t xml:space="preserve"> </w:t>
      </w:r>
      <w:del w:id="97" w:author="Lejla Alic" w:date="2018-12-26T12:49:00Z">
        <w:r w:rsidR="00E773D9" w:rsidRPr="00FE0004" w:rsidDel="00675B15">
          <w:delText xml:space="preserve">the </w:delText>
        </w:r>
      </w:del>
      <w:ins w:id="98" w:author="Lejla Alic" w:date="2018-12-26T12:48:00Z">
        <w:r w:rsidR="00675B15">
          <w:t>non-quantitative characte</w:t>
        </w:r>
      </w:ins>
      <w:ins w:id="99" w:author="Lejla Alic" w:date="2018-12-26T12:49:00Z">
        <w:r w:rsidR="00675B15">
          <w:t xml:space="preserve">r of the sociodemographic </w:t>
        </w:r>
      </w:ins>
      <w:del w:id="100" w:author="Lejla Alic" w:date="2018-12-26T12:49:00Z">
        <w:r w:rsidR="00737BB6" w:rsidRPr="00FE0004" w:rsidDel="00675B15">
          <w:delText xml:space="preserve">unreliable </w:delText>
        </w:r>
      </w:del>
      <w:r w:rsidR="00737BB6" w:rsidRPr="00FE0004">
        <w:t>data</w:t>
      </w:r>
      <w:del w:id="101" w:author="Lejla Alic" w:date="2018-12-26T12:50:00Z">
        <w:r w:rsidR="00737BB6" w:rsidRPr="00FE0004" w:rsidDel="00675B15">
          <w:delText xml:space="preserve"> collection</w:delText>
        </w:r>
      </w:del>
      <w:r w:rsidR="00737BB6" w:rsidRPr="00FE0004">
        <w:t xml:space="preserve">, </w:t>
      </w:r>
      <w:ins w:id="102" w:author="Lejla Alic" w:date="2018-12-26T12:50:00Z">
        <w:r w:rsidR="00675B15">
          <w:t xml:space="preserve">the predictions </w:t>
        </w:r>
      </w:ins>
      <w:commentRangeStart w:id="103"/>
      <w:del w:id="104" w:author="Lejla Alic" w:date="2018-12-26T12:50:00Z">
        <w:r w:rsidR="00737BB6" w:rsidRPr="00FE0004" w:rsidDel="00675B15">
          <w:delText xml:space="preserve">such </w:delText>
        </w:r>
      </w:del>
      <w:r w:rsidR="00737BB6" w:rsidRPr="00FE0004">
        <w:t xml:space="preserve">techniques </w:t>
      </w:r>
      <w:commentRangeEnd w:id="103"/>
      <w:r w:rsidR="00675B15">
        <w:rPr>
          <w:rStyle w:val="CommentReference"/>
          <w:rFonts w:ascii="Calibri" w:eastAsia="Calibri" w:hAnsi="Calibri" w:cs="Arial"/>
          <w:lang w:val="nl-NL"/>
        </w:rPr>
        <w:commentReference w:id="103"/>
      </w:r>
      <w:del w:id="105" w:author="Lejla Alic" w:date="2018-12-26T12:50:00Z">
        <w:r w:rsidR="00737BB6" w:rsidRPr="00FE0004" w:rsidDel="00675B15">
          <w:delText xml:space="preserve">can </w:delText>
        </w:r>
      </w:del>
      <w:ins w:id="106" w:author="Lejla Alic" w:date="2018-12-26T12:50:00Z">
        <w:r w:rsidR="00675B15">
          <w:t xml:space="preserve">may produce </w:t>
        </w:r>
      </w:ins>
      <w:del w:id="107" w:author="Lejla Alic" w:date="2018-12-26T12:50:00Z">
        <w:r w:rsidR="00737BB6" w:rsidRPr="00FE0004" w:rsidDel="00675B15">
          <w:delText xml:space="preserve">be </w:delText>
        </w:r>
      </w:del>
      <w:r w:rsidR="006F3883">
        <w:t>misleading</w:t>
      </w:r>
      <w:ins w:id="108" w:author="Lejla Alic" w:date="2018-12-26T12:50:00Z">
        <w:r w:rsidR="00675B15">
          <w:t xml:space="preserve"> results</w:t>
        </w:r>
      </w:ins>
      <w:r w:rsidR="006F3883">
        <w:t xml:space="preserve">. </w:t>
      </w:r>
      <w:r w:rsidR="00E773D9">
        <w:t xml:space="preserve">The </w:t>
      </w:r>
      <w:r w:rsidR="00737BB6">
        <w:t xml:space="preserve">collection of </w:t>
      </w:r>
      <w:del w:id="109" w:author="Lejla Alic" w:date="2018-12-21T13:31:00Z">
        <w:r w:rsidR="00737BB6" w:rsidDel="00C96322">
          <w:delText xml:space="preserve">specimens </w:delText>
        </w:r>
        <w:r w:rsidR="00FE0004" w:rsidDel="00C96322">
          <w:delText xml:space="preserve">such as </w:delText>
        </w:r>
      </w:del>
      <w:ins w:id="110" w:author="Lejla Alic" w:date="2018-12-21T13:31:00Z">
        <w:r w:rsidR="00C96322">
          <w:t xml:space="preserve"> </w:t>
        </w:r>
      </w:ins>
      <w:r w:rsidR="006F3883">
        <w:t>blood</w:t>
      </w:r>
      <w:r w:rsidR="00E773D9" w:rsidRPr="00FE0004">
        <w:t xml:space="preserve"> </w:t>
      </w:r>
      <w:ins w:id="111" w:author="Lejla Alic" w:date="2018-12-21T13:31:00Z">
        <w:r w:rsidR="00C96322">
          <w:t xml:space="preserve">samples, </w:t>
        </w:r>
      </w:ins>
      <w:r w:rsidR="00E773D9" w:rsidRPr="00FE0004">
        <w:t xml:space="preserve">on the other </w:t>
      </w:r>
      <w:r w:rsidR="00493125" w:rsidRPr="00FE0004">
        <w:t>hand, provides</w:t>
      </w:r>
      <w:r w:rsidR="006F3883" w:rsidRPr="00FE0004">
        <w:t xml:space="preserve"> </w:t>
      </w:r>
      <w:r w:rsidR="00FE0004" w:rsidRPr="00FE0004">
        <w:t xml:space="preserve">more reliable data and is </w:t>
      </w:r>
      <w:r w:rsidR="00FE0004">
        <w:t>a</w:t>
      </w:r>
      <w:r w:rsidR="006F3883" w:rsidRPr="00FE0004">
        <w:t xml:space="preserve"> </w:t>
      </w:r>
      <w:r w:rsidR="00E773D9" w:rsidRPr="00FE0004">
        <w:t xml:space="preserve">first step </w:t>
      </w:r>
      <w:r w:rsidR="00FE0004" w:rsidRPr="00FE0004">
        <w:t xml:space="preserve">towards the </w:t>
      </w:r>
      <w:r w:rsidR="00546998" w:rsidRPr="00FE0004">
        <w:t xml:space="preserve">disease </w:t>
      </w:r>
      <w:r w:rsidR="00E773D9" w:rsidRPr="00FE0004">
        <w:t xml:space="preserve">prognosis with a </w:t>
      </w:r>
      <w:r w:rsidR="00E773D9" w:rsidRPr="00FE0004">
        <w:lastRenderedPageBreak/>
        <w:t xml:space="preserve">deeper </w:t>
      </w:r>
      <w:r w:rsidR="006F3883">
        <w:t>clinical</w:t>
      </w:r>
      <w:r w:rsidR="006F3883" w:rsidRPr="00FE0004">
        <w:t xml:space="preserve"> </w:t>
      </w:r>
      <w:r w:rsidR="006F3883">
        <w:t>insight</w:t>
      </w:r>
      <w:r w:rsidR="00947E22">
        <w:t xml:space="preserve"> </w:t>
      </w:r>
      <w:r w:rsidR="00947E22" w:rsidRPr="0041446C">
        <w:rPr>
          <w:highlight w:val="yellow"/>
        </w:rPr>
        <w:t>[</w:t>
      </w:r>
      <w:r w:rsidR="005B13DF" w:rsidRPr="0041446C">
        <w:rPr>
          <w:highlight w:val="yellow"/>
        </w:rPr>
        <w:t>\cite{HELIOVAARA1993181}</w:t>
      </w:r>
      <w:r w:rsidR="00947E22" w:rsidRPr="0041446C">
        <w:rPr>
          <w:highlight w:val="yellow"/>
        </w:rPr>
        <w:t>]</w:t>
      </w:r>
      <w:r w:rsidR="006F3883">
        <w:t>.</w:t>
      </w:r>
      <w:r w:rsidR="006F3883" w:rsidRPr="005B13DF">
        <w:t xml:space="preserve"> </w:t>
      </w:r>
      <w:del w:id="112" w:author="Lejla Alic" w:date="2018-12-21T13:36:00Z">
        <w:r w:rsidR="00B13ADD" w:rsidRPr="00FE0004" w:rsidDel="0024570A">
          <w:delText xml:space="preserve">In regard to </w:delText>
        </w:r>
        <w:r w:rsidR="00546998" w:rsidRPr="00FE0004" w:rsidDel="0024570A">
          <w:delText>diabetes, the o</w:delText>
        </w:r>
      </w:del>
      <w:ins w:id="113" w:author="Lejla Alic" w:date="2018-12-21T13:36:00Z">
        <w:r w:rsidR="0024570A">
          <w:t>O</w:t>
        </w:r>
      </w:ins>
      <w:r w:rsidR="00546998" w:rsidRPr="00FE0004">
        <w:t>ral glucose tolerance test</w:t>
      </w:r>
      <w:r w:rsidR="003A4F27" w:rsidRPr="00FE0004">
        <w:t xml:space="preserve"> (OGTT)</w:t>
      </w:r>
      <w:r w:rsidR="00546998" w:rsidRPr="00FE0004">
        <w:t xml:space="preserve"> </w:t>
      </w:r>
      <w:del w:id="114" w:author="Lejla Alic" w:date="2018-12-21T13:36:00Z">
        <w:r w:rsidR="00546998" w:rsidRPr="00FE0004" w:rsidDel="0024570A">
          <w:delText xml:space="preserve">not only </w:delText>
        </w:r>
      </w:del>
      <w:r w:rsidR="00546998" w:rsidRPr="00FE0004">
        <w:t>is used t</w:t>
      </w:r>
      <w:r w:rsidR="00C614EE" w:rsidRPr="00FE0004">
        <w:t>o diagnose</w:t>
      </w:r>
      <w:ins w:id="115" w:author="Lejla Alic" w:date="2018-12-21T13:36:00Z">
        <w:r w:rsidR="0024570A">
          <w:t xml:space="preserve"> </w:t>
        </w:r>
      </w:ins>
      <w:ins w:id="116" w:author="Lejla Alic" w:date="2018-12-26T12:53:00Z">
        <w:r w:rsidR="00054472">
          <w:t>type 2 diabetes mellitus (</w:t>
        </w:r>
      </w:ins>
      <w:ins w:id="117" w:author="Lejla Alic" w:date="2018-12-26T12:51:00Z">
        <w:r w:rsidR="00356DF2">
          <w:t>T2DM</w:t>
        </w:r>
      </w:ins>
      <w:ins w:id="118" w:author="Lejla Alic" w:date="2018-12-26T12:53:00Z">
        <w:r w:rsidR="00054472">
          <w:t>)</w:t>
        </w:r>
      </w:ins>
      <w:ins w:id="119" w:author="Lejla Alic" w:date="2018-12-21T13:36:00Z">
        <w:r w:rsidR="0024570A">
          <w:t xml:space="preserve"> </w:t>
        </w:r>
      </w:ins>
      <w:ins w:id="120" w:author="Lejla Alic" w:date="2018-12-21T13:37:00Z">
        <w:r w:rsidR="0092256F">
          <w:t>[REF</w:t>
        </w:r>
      </w:ins>
      <w:ins w:id="121" w:author="Lejla Alic" w:date="2018-12-21T13:38:00Z">
        <w:r w:rsidR="0092256F">
          <w:t xml:space="preserve">] </w:t>
        </w:r>
      </w:ins>
      <w:ins w:id="122" w:author="Lejla Alic" w:date="2018-12-21T13:36:00Z">
        <w:r w:rsidR="0024570A">
          <w:t xml:space="preserve">and </w:t>
        </w:r>
      </w:ins>
      <w:del w:id="123" w:author="Lejla Alic" w:date="2018-12-21T13:32:00Z">
        <w:r w:rsidR="00C614EE" w:rsidRPr="00FE0004" w:rsidDel="0024570A">
          <w:delText xml:space="preserve"> </w:delText>
        </w:r>
        <w:r w:rsidR="00B13ADD" w:rsidRPr="00FE0004" w:rsidDel="0024570A">
          <w:delText>it</w:delText>
        </w:r>
      </w:del>
      <w:del w:id="124" w:author="Lejla Alic" w:date="2018-12-21T13:36:00Z">
        <w:r w:rsidR="00C614EE" w:rsidRPr="00FE0004" w:rsidDel="0024570A">
          <w:delText xml:space="preserve">, </w:delText>
        </w:r>
      </w:del>
      <w:del w:id="125" w:author="Lejla Alic" w:date="2018-12-21T13:37:00Z">
        <w:r w:rsidR="00C614EE" w:rsidRPr="00FE0004" w:rsidDel="0024570A">
          <w:delText>but</w:delText>
        </w:r>
        <w:r w:rsidR="00546998" w:rsidRPr="00FE0004" w:rsidDel="0024570A">
          <w:delText xml:space="preserve"> </w:delText>
        </w:r>
      </w:del>
      <w:ins w:id="126" w:author="Lejla Alic" w:date="2018-12-21T13:32:00Z">
        <w:r w:rsidR="0024570A">
          <w:t xml:space="preserve">to </w:t>
        </w:r>
      </w:ins>
      <w:r w:rsidR="00546998" w:rsidRPr="00FE0004">
        <w:t>provide</w:t>
      </w:r>
      <w:del w:id="127" w:author="Lejla Alic" w:date="2018-12-21T13:33:00Z">
        <w:r w:rsidR="00C614EE" w:rsidRPr="00FE0004" w:rsidDel="0024570A">
          <w:delText>s</w:delText>
        </w:r>
      </w:del>
      <w:r w:rsidR="00546998" w:rsidRPr="00FE0004">
        <w:t xml:space="preserve"> </w:t>
      </w:r>
      <w:r w:rsidR="003A4F27" w:rsidRPr="00FE0004">
        <w:t xml:space="preserve">a </w:t>
      </w:r>
      <w:r w:rsidR="00C614EE" w:rsidRPr="00FE0004">
        <w:t xml:space="preserve">critical </w:t>
      </w:r>
      <w:r w:rsidR="003A4F27" w:rsidRPr="00FE0004">
        <w:t>understanding</w:t>
      </w:r>
      <w:r w:rsidR="00C614EE" w:rsidRPr="00FE0004">
        <w:t xml:space="preserve"> o</w:t>
      </w:r>
      <w:r w:rsidR="003A4F27" w:rsidRPr="00FE0004">
        <w:t>f</w:t>
      </w:r>
      <w:r w:rsidR="00C614EE" w:rsidRPr="00FE0004">
        <w:t xml:space="preserve"> its </w:t>
      </w:r>
      <w:r w:rsidR="00C97B79" w:rsidRPr="00FE0004">
        <w:t xml:space="preserve">future </w:t>
      </w:r>
      <w:del w:id="128" w:author="Lejla Alic" w:date="2018-12-26T12:51:00Z">
        <w:r w:rsidR="00C614EE" w:rsidRPr="00FE0004" w:rsidDel="00356DF2">
          <w:delText>evolution</w:delText>
        </w:r>
      </w:del>
      <w:ins w:id="129" w:author="Lejla Alic" w:date="2018-12-26T13:13:00Z">
        <w:r w:rsidR="00A27AA2">
          <w:t>development</w:t>
        </w:r>
      </w:ins>
      <w:ins w:id="130" w:author="Lejla Alic" w:date="2018-12-26T12:51:00Z">
        <w:r w:rsidR="00356DF2">
          <w:t xml:space="preserve"> </w:t>
        </w:r>
      </w:ins>
      <w:ins w:id="131" w:author="Lejla Alic" w:date="2018-12-21T13:38:00Z">
        <w:r w:rsidR="0092256F">
          <w:t>[</w:t>
        </w:r>
        <w:commentRangeStart w:id="132"/>
        <w:r w:rsidR="0092256F">
          <w:t>REF</w:t>
        </w:r>
        <w:commentRangeEnd w:id="132"/>
        <w:r w:rsidR="0092256F">
          <w:rPr>
            <w:rStyle w:val="CommentReference"/>
            <w:rFonts w:ascii="Calibri" w:eastAsia="Calibri" w:hAnsi="Calibri" w:cs="Arial"/>
            <w:lang w:val="nl-NL"/>
          </w:rPr>
          <w:commentReference w:id="132"/>
        </w:r>
        <w:r w:rsidR="0092256F">
          <w:t>]</w:t>
        </w:r>
      </w:ins>
      <w:ins w:id="133" w:author="Lejla Alic" w:date="2018-12-21T13:37:00Z">
        <w:r w:rsidR="0024570A">
          <w:t>.</w:t>
        </w:r>
        <w:r w:rsidR="0092256F" w:rsidRPr="0092256F">
          <w:t xml:space="preserve"> </w:t>
        </w:r>
      </w:ins>
      <w:moveToRangeStart w:id="134" w:author="Lejla Alic" w:date="2018-12-21T13:37:00Z" w:name="move533162795"/>
      <w:moveTo w:id="135" w:author="Lejla Alic" w:date="2018-12-21T13:37:00Z">
        <w:r w:rsidR="0092256F" w:rsidRPr="00FE0004">
          <w:t xml:space="preserve">In </w:t>
        </w:r>
        <w:del w:id="136" w:author="Lejla Alic" w:date="2018-12-26T12:51:00Z">
          <w:r w:rsidR="0092256F" w:rsidRPr="00FE0004" w:rsidDel="00356DF2">
            <w:delText xml:space="preserve">an </w:delText>
          </w:r>
        </w:del>
        <w:r w:rsidR="0092256F" w:rsidRPr="00FE0004">
          <w:t xml:space="preserve">OGTT, the blood glucose and insulin </w:t>
        </w:r>
        <w:del w:id="137" w:author="Lejla Alic" w:date="2018-12-26T12:52:00Z">
          <w:r w:rsidR="0092256F" w:rsidRPr="00FE0004" w:rsidDel="00054472">
            <w:delText>levels</w:delText>
          </w:r>
        </w:del>
      </w:moveTo>
      <w:ins w:id="138" w:author="Lejla Alic" w:date="2018-12-26T12:52:00Z">
        <w:r w:rsidR="00054472">
          <w:t>concentrations</w:t>
        </w:r>
      </w:ins>
      <w:moveTo w:id="139" w:author="Lejla Alic" w:date="2018-12-21T13:37:00Z">
        <w:r w:rsidR="0092256F" w:rsidRPr="00FE0004">
          <w:t xml:space="preserve"> are measured </w:t>
        </w:r>
        <w:r w:rsidR="0092256F" w:rsidRPr="005B13DF">
          <w:t xml:space="preserve">at </w:t>
        </w:r>
        <w:r w:rsidR="0092256F" w:rsidRPr="00FE0004">
          <w:t>regular intervals in a 2</w:t>
        </w:r>
        <w:del w:id="140" w:author="Lejla Alic" w:date="2018-12-26T12:52:00Z">
          <w:r w:rsidR="0092256F" w:rsidRPr="00FE0004" w:rsidDel="00054472">
            <w:delText>-</w:delText>
          </w:r>
        </w:del>
        <w:r w:rsidR="0092256F" w:rsidRPr="00FE0004">
          <w:t>h</w:t>
        </w:r>
      </w:moveTo>
      <w:ins w:id="141" w:author="Lejla Alic" w:date="2018-12-26T12:52:00Z">
        <w:r w:rsidR="00054472">
          <w:t>ou</w:t>
        </w:r>
      </w:ins>
      <w:moveTo w:id="142" w:author="Lejla Alic" w:date="2018-12-21T13:37:00Z">
        <w:r w:rsidR="0092256F" w:rsidRPr="00FE0004">
          <w:t xml:space="preserve">r period after orally administering a standard dose of glucose </w:t>
        </w:r>
        <w:r w:rsidR="0092256F" w:rsidRPr="005B13DF">
          <w:rPr>
            <w:highlight w:val="yellow"/>
          </w:rPr>
          <w:t>[\cite stumvoll_use_2000}].</w:t>
        </w:r>
      </w:moveTo>
      <w:moveToRangeEnd w:id="134"/>
      <w:ins w:id="143" w:author="Lejla Alic" w:date="2018-12-21T17:08:00Z">
        <w:r w:rsidR="00F92A6A">
          <w:t xml:space="preserve"> T</w:t>
        </w:r>
      </w:ins>
      <w:del w:id="144" w:author="Lejla Alic" w:date="2018-12-21T17:08:00Z">
        <w:r w:rsidR="00C614EE" w:rsidRPr="00FE0004" w:rsidDel="00F92A6A">
          <w:delText xml:space="preserve"> </w:delText>
        </w:r>
      </w:del>
      <w:del w:id="145" w:author="Lejla Alic" w:date="2018-12-21T17:07:00Z">
        <w:r w:rsidR="00C614EE" w:rsidRPr="00FE0004" w:rsidDel="00F92A6A">
          <w:delText xml:space="preserve">through </w:delText>
        </w:r>
      </w:del>
      <w:del w:id="146" w:author="Lejla Alic" w:date="2018-12-21T17:08:00Z">
        <w:r w:rsidR="00C614EE" w:rsidRPr="00FE0004" w:rsidDel="00F92A6A">
          <w:delText>t</w:delText>
        </w:r>
      </w:del>
      <w:r w:rsidR="00C614EE" w:rsidRPr="00FE0004">
        <w:t xml:space="preserve">he </w:t>
      </w:r>
      <w:r w:rsidR="005B13DF">
        <w:t>glucose tolerance</w:t>
      </w:r>
      <w:r w:rsidR="00C614EE" w:rsidRPr="00FE0004">
        <w:t xml:space="preserve"> and insulin resistance</w:t>
      </w:r>
      <w:ins w:id="147" w:author="Lejla Alic" w:date="2018-12-21T17:08:00Z">
        <w:r w:rsidR="00F92A6A">
          <w:t xml:space="preserve"> are two parameters deduced from OGTT</w:t>
        </w:r>
      </w:ins>
      <w:r w:rsidR="003A4F27" w:rsidRPr="00FE0004">
        <w:t xml:space="preserve"> that are widely regarded as the major</w:t>
      </w:r>
      <w:r w:rsidR="00C614EE" w:rsidRPr="00FE0004">
        <w:t xml:space="preserve"> </w:t>
      </w:r>
      <w:r w:rsidR="003A4F27" w:rsidRPr="00FE0004">
        <w:t>factors</w:t>
      </w:r>
      <w:r w:rsidR="00C614EE" w:rsidRPr="00FE0004">
        <w:t xml:space="preserve"> </w:t>
      </w:r>
      <w:del w:id="148" w:author="Lejla Alic" w:date="2018-12-21T17:09:00Z">
        <w:r w:rsidR="00C614EE" w:rsidRPr="00FE0004" w:rsidDel="00F92A6A">
          <w:delText xml:space="preserve">of </w:delText>
        </w:r>
      </w:del>
      <w:ins w:id="149" w:author="Lejla Alic" w:date="2018-12-21T17:09:00Z">
        <w:r w:rsidR="00F92A6A">
          <w:t>in</w:t>
        </w:r>
        <w:r w:rsidR="00F92A6A" w:rsidRPr="00FE0004">
          <w:t xml:space="preserve"> </w:t>
        </w:r>
      </w:ins>
      <w:r w:rsidR="003A4F27" w:rsidRPr="00FE0004">
        <w:t xml:space="preserve">the development of </w:t>
      </w:r>
      <w:r w:rsidR="00044CDB" w:rsidRPr="00FE0004">
        <w:t>T2DM</w:t>
      </w:r>
      <w:r w:rsidR="00C614EE" w:rsidRPr="00FE0004">
        <w:t xml:space="preserve">. </w:t>
      </w:r>
      <w:moveFromRangeStart w:id="150" w:author="Lejla Alic" w:date="2018-12-21T13:37:00Z" w:name="move533162795"/>
      <w:moveFrom w:id="151" w:author="Lejla Alic" w:date="2018-12-21T13:37:00Z">
        <w:r w:rsidR="004B0962" w:rsidRPr="00FE0004" w:rsidDel="0092256F">
          <w:t xml:space="preserve">In an OGTT, the blood glucose and insulin levels are measured </w:t>
        </w:r>
        <w:r w:rsidR="00174D2E" w:rsidRPr="005B13DF" w:rsidDel="0092256F">
          <w:t xml:space="preserve">at </w:t>
        </w:r>
        <w:r w:rsidR="004B0962" w:rsidRPr="00FE0004" w:rsidDel="0092256F">
          <w:t xml:space="preserve">regular intervals in a 2-hr period after orally administering a standard dose of glucose </w:t>
        </w:r>
        <w:r w:rsidR="004B0962" w:rsidRPr="005B13DF" w:rsidDel="0092256F">
          <w:rPr>
            <w:highlight w:val="yellow"/>
          </w:rPr>
          <w:t>[\cite</w:t>
        </w:r>
        <w:r w:rsidR="00044CDB" w:rsidRPr="005B13DF" w:rsidDel="0092256F">
          <w:rPr>
            <w:highlight w:val="yellow"/>
          </w:rPr>
          <w:t xml:space="preserve"> </w:t>
        </w:r>
        <w:r w:rsidR="00AE6F3B" w:rsidRPr="005B13DF" w:rsidDel="0092256F">
          <w:rPr>
            <w:highlight w:val="yellow"/>
          </w:rPr>
          <w:t>stumvoll_use_2000</w:t>
        </w:r>
        <w:r w:rsidR="004B0962" w:rsidRPr="005B13DF" w:rsidDel="0092256F">
          <w:rPr>
            <w:highlight w:val="yellow"/>
          </w:rPr>
          <w:t>}].</w:t>
        </w:r>
        <w:r w:rsidR="004B0962" w:rsidRPr="005B13DF" w:rsidDel="0092256F">
          <w:t xml:space="preserve"> </w:t>
        </w:r>
      </w:moveFrom>
      <w:moveFromRangeEnd w:id="150"/>
    </w:p>
    <w:p w14:paraId="2141D3C2" w14:textId="04EDA59F" w:rsidR="006F3883" w:rsidRDefault="00B13ADD" w:rsidP="00A27AA2">
      <w:pPr>
        <w:pStyle w:val="BodyText"/>
        <w:kinsoku w:val="0"/>
        <w:overflowPunct w:val="0"/>
        <w:spacing w:line="362" w:lineRule="auto"/>
        <w:ind w:right="968" w:firstLine="298"/>
        <w:jc w:val="both"/>
      </w:pPr>
      <w:r w:rsidRPr="005B13DF">
        <w:t>A precursory stage</w:t>
      </w:r>
      <w:ins w:id="152" w:author="Lejla Alic" w:date="2018-12-21T17:09:00Z">
        <w:r w:rsidR="00F92A6A">
          <w:t xml:space="preserve"> of diabetes,</w:t>
        </w:r>
      </w:ins>
      <w:r w:rsidRPr="005B13DF">
        <w:t xml:space="preserve"> </w:t>
      </w:r>
      <w:r w:rsidR="00044CDB" w:rsidRPr="005B13DF">
        <w:t>commonly</w:t>
      </w:r>
      <w:r w:rsidRPr="005B13DF">
        <w:t xml:space="preserve"> refer</w:t>
      </w:r>
      <w:r w:rsidR="005D6A43" w:rsidRPr="005B13DF">
        <w:t>r</w:t>
      </w:r>
      <w:r w:rsidRPr="005B13DF">
        <w:t>ed to as p</w:t>
      </w:r>
      <w:r w:rsidR="00C97B79" w:rsidRPr="005B13DF">
        <w:t>rediabetes</w:t>
      </w:r>
      <w:ins w:id="153" w:author="Lejla Alic" w:date="2018-12-21T17:10:00Z">
        <w:r w:rsidR="00F92A6A">
          <w:t>,</w:t>
        </w:r>
      </w:ins>
      <w:r w:rsidR="00C97B79" w:rsidRPr="005B13DF">
        <w:t xml:space="preserve"> </w:t>
      </w:r>
      <w:r w:rsidRPr="005B13DF">
        <w:t>exists befor</w:t>
      </w:r>
      <w:r w:rsidR="005D6A43" w:rsidRPr="005B13DF">
        <w:t>e</w:t>
      </w:r>
      <w:r w:rsidR="00C97B79" w:rsidRPr="005B13DF">
        <w:t xml:space="preserve"> </w:t>
      </w:r>
      <w:r w:rsidR="00044CDB" w:rsidRPr="005B13DF">
        <w:t>overt T2DM</w:t>
      </w:r>
      <w:r w:rsidR="005D6A43" w:rsidRPr="005B13DF">
        <w:t xml:space="preserve">, </w:t>
      </w:r>
      <w:r w:rsidR="00044CDB" w:rsidRPr="005B13DF">
        <w:t>and</w:t>
      </w:r>
      <w:r w:rsidR="005D6A43" w:rsidRPr="005B13DF">
        <w:t xml:space="preserve"> is </w:t>
      </w:r>
      <w:ins w:id="154" w:author="Lejla Alic" w:date="2018-12-26T12:53:00Z">
        <w:r w:rsidR="004E4279">
          <w:t xml:space="preserve">often </w:t>
        </w:r>
      </w:ins>
      <w:r w:rsidR="005D6A43" w:rsidRPr="005B13DF">
        <w:t xml:space="preserve">described by an impaired glucose tolerance (IGT). </w:t>
      </w:r>
      <w:r w:rsidR="004B0962" w:rsidRPr="005B13DF">
        <w:t xml:space="preserve">According to the </w:t>
      </w:r>
      <w:r w:rsidR="003F4B8C" w:rsidRPr="005B13DF">
        <w:t>World Health Organization</w:t>
      </w:r>
      <w:r w:rsidR="009A120A" w:rsidRPr="005B13DF">
        <w:t xml:space="preserve"> diagnostic </w:t>
      </w:r>
      <w:r w:rsidR="00091B6F" w:rsidRPr="005B13DF">
        <w:t>criteria</w:t>
      </w:r>
      <w:r w:rsidR="004B0962" w:rsidRPr="005B13DF">
        <w:t xml:space="preserve">, the IGT is defined as </w:t>
      </w:r>
      <w:r w:rsidR="005D6A43" w:rsidRPr="005B13DF">
        <w:t xml:space="preserve">fasting blood glucose level of </w:t>
      </w:r>
      <w:r w:rsidR="002B32FE">
        <w:t>&gt;</w:t>
      </w:r>
      <w:r w:rsidR="005D6A43" w:rsidRPr="005B13DF">
        <w:t>1</w:t>
      </w:r>
      <w:r w:rsidR="009A120A" w:rsidRPr="005B13DF">
        <w:t>26</w:t>
      </w:r>
      <w:r w:rsidR="005D6A43" w:rsidRPr="005B13DF">
        <w:t xml:space="preserve"> mg/</w:t>
      </w:r>
      <w:proofErr w:type="spellStart"/>
      <w:r w:rsidR="005D6A43" w:rsidRPr="005B13DF">
        <w:t>dL</w:t>
      </w:r>
      <w:proofErr w:type="spellEnd"/>
      <w:r w:rsidR="005D6A43" w:rsidRPr="005B13DF">
        <w:t xml:space="preserve"> and a 2-hour blood glucose level in the range of 140-</w:t>
      </w:r>
      <w:r w:rsidR="009A120A" w:rsidRPr="005B13DF">
        <w:t>200</w:t>
      </w:r>
      <w:r w:rsidR="005D6A43" w:rsidRPr="005B13DF">
        <w:t xml:space="preserve"> mg/</w:t>
      </w:r>
      <w:proofErr w:type="spellStart"/>
      <w:r w:rsidR="005D6A43" w:rsidRPr="005B13DF">
        <w:t>dL</w:t>
      </w:r>
      <w:proofErr w:type="spellEnd"/>
      <w:r w:rsidR="005D6A43" w:rsidRPr="005B13DF">
        <w:t xml:space="preserve">, measured </w:t>
      </w:r>
      <w:r w:rsidR="004B0962" w:rsidRPr="005B13DF">
        <w:t>during the OGTT</w:t>
      </w:r>
      <w:r w:rsidR="009A120A" w:rsidRPr="005B13DF">
        <w:t xml:space="preserve"> </w:t>
      </w:r>
      <w:r w:rsidR="009A120A" w:rsidRPr="005B13DF">
        <w:rPr>
          <w:highlight w:val="yellow"/>
        </w:rPr>
        <w:t>[\cite{organization_definition_2006}]</w:t>
      </w:r>
      <w:r w:rsidR="009A120A" w:rsidRPr="005B13DF">
        <w:t>.</w:t>
      </w:r>
      <w:r w:rsidR="00C97B79" w:rsidRPr="005B13DF">
        <w:t xml:space="preserve"> </w:t>
      </w:r>
      <w:r w:rsidR="00AE6F3B">
        <w:t xml:space="preserve">Although prediabetes is considered as an intermediate stage in the natural progression of T2DM </w:t>
      </w:r>
      <w:r w:rsidR="00FE0004" w:rsidRPr="005B13DF">
        <w:rPr>
          <w:highlight w:val="yellow"/>
        </w:rPr>
        <w:t>[</w:t>
      </w:r>
      <w:r w:rsidR="00AE6F3B" w:rsidRPr="005B13DF">
        <w:rPr>
          <w:highlight w:val="yellow"/>
        </w:rPr>
        <w:t>\cite{defronzo2011assessment}</w:t>
      </w:r>
      <w:r w:rsidR="00FE0004" w:rsidRPr="005B13DF">
        <w:rPr>
          <w:highlight w:val="yellow"/>
        </w:rPr>
        <w:t>]</w:t>
      </w:r>
      <w:r w:rsidR="00AE6F3B" w:rsidRPr="005B13DF">
        <w:rPr>
          <w:highlight w:val="yellow"/>
        </w:rPr>
        <w:t>,</w:t>
      </w:r>
      <w:r w:rsidR="00AE6F3B">
        <w:t xml:space="preserve"> it has been reported that only</w:t>
      </w:r>
      <w:r w:rsidR="006F3883" w:rsidRPr="005B13DF">
        <w:t xml:space="preserve"> </w:t>
      </w:r>
      <w:r w:rsidR="006F3883">
        <w:t>50</w:t>
      </w:r>
      <w:r w:rsidR="006F3883" w:rsidRPr="005B13DF">
        <w:t xml:space="preserve"> </w:t>
      </w:r>
      <w:r w:rsidR="006F3883">
        <w:t>%</w:t>
      </w:r>
      <w:r w:rsidR="006F3883" w:rsidRPr="005B13DF">
        <w:t xml:space="preserve"> </w:t>
      </w:r>
      <w:r w:rsidR="006F3883">
        <w:t>of</w:t>
      </w:r>
      <w:r w:rsidR="006F3883" w:rsidRPr="005B13DF">
        <w:t xml:space="preserve"> </w:t>
      </w:r>
      <w:r w:rsidR="00B939E9" w:rsidRPr="005B13DF">
        <w:t xml:space="preserve">the </w:t>
      </w:r>
      <w:r w:rsidR="006F3883">
        <w:t>subjects</w:t>
      </w:r>
      <w:r w:rsidR="006F3883" w:rsidRPr="005B13DF">
        <w:t xml:space="preserve"> </w:t>
      </w:r>
      <w:r w:rsidR="006F3883">
        <w:t>diagnosed</w:t>
      </w:r>
      <w:r w:rsidR="006F3883" w:rsidRPr="005B13DF">
        <w:t xml:space="preserve"> </w:t>
      </w:r>
      <w:r w:rsidR="00B939E9" w:rsidRPr="005B13DF">
        <w:t xml:space="preserve">with </w:t>
      </w:r>
      <w:r w:rsidR="006F3883">
        <w:t>IGT</w:t>
      </w:r>
      <w:r w:rsidR="006F3883" w:rsidRPr="005B13DF">
        <w:t xml:space="preserve"> </w:t>
      </w:r>
      <w:r w:rsidR="006F3883">
        <w:t>developed</w:t>
      </w:r>
      <w:r w:rsidR="006F3883" w:rsidRPr="005B13DF">
        <w:t xml:space="preserve"> </w:t>
      </w:r>
      <w:r w:rsidR="006F3883">
        <w:t>diabetes</w:t>
      </w:r>
      <w:r w:rsidR="006F3883" w:rsidRPr="005B13DF">
        <w:t xml:space="preserve"> </w:t>
      </w:r>
      <w:r w:rsidR="006F3883">
        <w:t>within</w:t>
      </w:r>
      <w:r w:rsidR="006F3883" w:rsidRPr="005B13DF">
        <w:t xml:space="preserve"> </w:t>
      </w:r>
      <w:r w:rsidR="006F3883">
        <w:t>10</w:t>
      </w:r>
      <w:r w:rsidR="006F3883" w:rsidRPr="005B13DF">
        <w:t xml:space="preserve"> </w:t>
      </w:r>
      <w:r w:rsidR="006F3883">
        <w:t>years</w:t>
      </w:r>
      <w:r w:rsidR="006F3883" w:rsidRPr="005B13DF">
        <w:t xml:space="preserve"> </w:t>
      </w:r>
      <w:r w:rsidR="006F3883">
        <w:t>[7,</w:t>
      </w:r>
      <w:r w:rsidR="006F3883" w:rsidRPr="005B13DF">
        <w:t xml:space="preserve"> </w:t>
      </w:r>
      <w:r w:rsidR="006F3883">
        <w:t>8].</w:t>
      </w:r>
      <w:r w:rsidR="006F3883" w:rsidRPr="005B13DF">
        <w:t xml:space="preserve"> </w:t>
      </w:r>
      <w:r w:rsidR="00493125">
        <w:t>Moreover</w:t>
      </w:r>
      <w:r w:rsidR="006F3883">
        <w:t>,</w:t>
      </w:r>
      <w:r w:rsidR="006F3883" w:rsidRPr="005B13DF">
        <w:t xml:space="preserve"> </w:t>
      </w:r>
      <w:r w:rsidR="006F3883">
        <w:t>long-term</w:t>
      </w:r>
      <w:r w:rsidR="006F3883" w:rsidRPr="005B13DF">
        <w:t xml:space="preserve"> </w:t>
      </w:r>
      <w:r w:rsidR="006F3883">
        <w:t>population</w:t>
      </w:r>
      <w:r w:rsidR="006F3883" w:rsidRPr="005B13DF">
        <w:t xml:space="preserve"> </w:t>
      </w:r>
      <w:r w:rsidR="006F3883">
        <w:t>studies</w:t>
      </w:r>
      <w:r w:rsidR="006F3883" w:rsidRPr="005B13DF">
        <w:t xml:space="preserve"> have </w:t>
      </w:r>
      <w:r w:rsidR="006F3883">
        <w:t>also</w:t>
      </w:r>
      <w:r w:rsidR="006F3883" w:rsidRPr="005B13DF">
        <w:t xml:space="preserve"> </w:t>
      </w:r>
      <w:r w:rsidR="006F3883">
        <w:t>shown</w:t>
      </w:r>
      <w:r w:rsidR="006F3883" w:rsidRPr="005B13DF">
        <w:t xml:space="preserve"> </w:t>
      </w:r>
      <w:r w:rsidR="006F3883">
        <w:t>that</w:t>
      </w:r>
      <w:r w:rsidR="006F3883" w:rsidRPr="005B13DF">
        <w:t xml:space="preserve"> </w:t>
      </w:r>
      <w:r w:rsidR="006F3883">
        <w:t>around</w:t>
      </w:r>
      <w:r w:rsidR="006F3883" w:rsidRPr="005B13DF">
        <w:t xml:space="preserve"> </w:t>
      </w:r>
      <w:r w:rsidR="006F3883">
        <w:t>50</w:t>
      </w:r>
      <w:r w:rsidR="006F3883" w:rsidRPr="005B13DF">
        <w:t xml:space="preserve"> </w:t>
      </w:r>
      <w:r w:rsidR="006F3883">
        <w:t>%</w:t>
      </w:r>
      <w:r w:rsidR="006F3883" w:rsidRPr="005B13DF">
        <w:t xml:space="preserve"> </w:t>
      </w:r>
      <w:r w:rsidR="006F3883">
        <w:t>of</w:t>
      </w:r>
      <w:r w:rsidR="006F3883" w:rsidRPr="005B13DF">
        <w:t xml:space="preserve"> </w:t>
      </w:r>
      <w:r w:rsidR="00493125" w:rsidRPr="005B13DF">
        <w:t xml:space="preserve">the </w:t>
      </w:r>
      <w:r w:rsidR="006F3883">
        <w:t>diabetic</w:t>
      </w:r>
      <w:r w:rsidR="006F3883" w:rsidRPr="005B13DF">
        <w:t xml:space="preserve"> </w:t>
      </w:r>
      <w:r w:rsidR="006F3883">
        <w:t>patients</w:t>
      </w:r>
      <w:r w:rsidR="006F3883" w:rsidRPr="005B13DF">
        <w:t xml:space="preserve"> </w:t>
      </w:r>
      <w:r w:rsidR="006F3883">
        <w:t>did</w:t>
      </w:r>
      <w:r w:rsidR="006F3883" w:rsidRPr="005B13DF">
        <w:t xml:space="preserve"> </w:t>
      </w:r>
      <w:r w:rsidR="006F3883">
        <w:t>not</w:t>
      </w:r>
      <w:r w:rsidR="006F3883" w:rsidRPr="005B13DF">
        <w:t xml:space="preserve"> </w:t>
      </w:r>
      <w:r w:rsidR="006F3883">
        <w:t>exhibit</w:t>
      </w:r>
      <w:r w:rsidR="006F3883" w:rsidRPr="005B13DF">
        <w:t xml:space="preserve"> </w:t>
      </w:r>
      <w:r w:rsidR="006F3883">
        <w:t>IGT</w:t>
      </w:r>
      <w:r w:rsidR="006F3883" w:rsidRPr="005B13DF">
        <w:t xml:space="preserve"> </w:t>
      </w:r>
      <w:r w:rsidR="006F3883">
        <w:t>at</w:t>
      </w:r>
      <w:r w:rsidR="006F3883" w:rsidRPr="005B13DF">
        <w:t xml:space="preserve"> </w:t>
      </w:r>
      <w:r w:rsidR="006F3883">
        <w:t>any</w:t>
      </w:r>
      <w:r w:rsidR="006F3883" w:rsidRPr="005B13DF">
        <w:t xml:space="preserve"> </w:t>
      </w:r>
      <w:r w:rsidR="006F3883">
        <w:t>time</w:t>
      </w:r>
      <w:r w:rsidR="006F3883" w:rsidRPr="005B13DF">
        <w:t xml:space="preserve"> </w:t>
      </w:r>
      <w:r w:rsidR="006F3883">
        <w:t>prior</w:t>
      </w:r>
      <w:r w:rsidR="006F3883" w:rsidRPr="005B13DF">
        <w:t xml:space="preserve"> </w:t>
      </w:r>
      <w:r w:rsidR="006F3883">
        <w:t>to</w:t>
      </w:r>
      <w:r w:rsidR="006F3883" w:rsidRPr="005B13DF">
        <w:t xml:space="preserve"> </w:t>
      </w:r>
      <w:r w:rsidR="006F3883">
        <w:t>the</w:t>
      </w:r>
      <w:r w:rsidR="006F3883" w:rsidRPr="005B13DF">
        <w:t xml:space="preserve"> </w:t>
      </w:r>
      <w:r w:rsidR="006F3883">
        <w:t>diagnosis</w:t>
      </w:r>
      <w:r w:rsidR="006F3883" w:rsidRPr="005B13DF">
        <w:t xml:space="preserve"> </w:t>
      </w:r>
      <w:r w:rsidR="006F3883">
        <w:t>[9]</w:t>
      </w:r>
      <w:ins w:id="155" w:author="Lejla Alic" w:date="2018-12-21T17:11:00Z">
        <w:r w:rsidR="00F92A6A">
          <w:t xml:space="preserve">. This </w:t>
        </w:r>
      </w:ins>
      <w:del w:id="156" w:author="Lejla Alic" w:date="2018-12-21T17:11:00Z">
        <w:r w:rsidR="00B02B09" w:rsidRPr="005B13DF" w:rsidDel="00F92A6A">
          <w:delText xml:space="preserve">, </w:delText>
        </w:r>
        <w:r w:rsidR="004A246A" w:rsidRPr="005B13DF" w:rsidDel="00F92A6A">
          <w:delText>which</w:delText>
        </w:r>
      </w:del>
      <w:r w:rsidR="004A246A" w:rsidRPr="005B13DF">
        <w:t xml:space="preserve"> suggests that the fasting and 2-hour blood glucose levels </w:t>
      </w:r>
      <w:del w:id="157" w:author="Lejla Alic" w:date="2018-12-26T13:14:00Z">
        <w:r w:rsidR="004A246A" w:rsidRPr="005B13DF" w:rsidDel="00A27AA2">
          <w:delText xml:space="preserve">used </w:delText>
        </w:r>
        <w:r w:rsidR="00B00D7C" w:rsidDel="00A27AA2">
          <w:delText>in and of themselves</w:delText>
        </w:r>
        <w:r w:rsidR="00B00D7C" w:rsidRPr="005B13DF" w:rsidDel="00A27AA2">
          <w:delText xml:space="preserve"> </w:delText>
        </w:r>
      </w:del>
      <w:r w:rsidR="004A246A" w:rsidRPr="005B13DF">
        <w:t xml:space="preserve">cannot accurately </w:t>
      </w:r>
      <w:del w:id="158" w:author="Lejla Alic" w:date="2018-12-21T17:11:00Z">
        <w:r w:rsidR="004A246A" w:rsidRPr="005B13DF" w:rsidDel="00F92A6A">
          <w:delText xml:space="preserve">determine </w:delText>
        </w:r>
      </w:del>
      <w:ins w:id="159" w:author="Lejla Alic" w:date="2018-12-21T17:11:00Z">
        <w:r w:rsidR="00F92A6A">
          <w:t>predict</w:t>
        </w:r>
        <w:r w:rsidR="00F92A6A" w:rsidRPr="005B13DF">
          <w:t xml:space="preserve"> </w:t>
        </w:r>
      </w:ins>
      <w:r w:rsidR="004A246A" w:rsidRPr="005B13DF">
        <w:t xml:space="preserve">the future development of T2DM.  </w:t>
      </w:r>
      <w:r w:rsidR="00B02B09" w:rsidRPr="005B13DF">
        <w:t xml:space="preserve"> </w:t>
      </w:r>
    </w:p>
    <w:p w14:paraId="75659077" w14:textId="646BDA73" w:rsidR="006F3883" w:rsidRDefault="006F3883" w:rsidP="00A27AA2">
      <w:pPr>
        <w:pStyle w:val="BodyText"/>
        <w:kinsoku w:val="0"/>
        <w:overflowPunct w:val="0"/>
        <w:spacing w:line="362" w:lineRule="auto"/>
        <w:ind w:right="968" w:firstLine="298"/>
        <w:jc w:val="both"/>
        <w:rPr>
          <w:spacing w:val="18"/>
        </w:rPr>
      </w:pPr>
      <w:r>
        <w:t>M</w:t>
      </w:r>
      <w:r w:rsidR="0073682C">
        <w:t>achine learning (M</w:t>
      </w:r>
      <w:r>
        <w:t>L</w:t>
      </w:r>
      <w:r w:rsidR="0073682C">
        <w:t>)</w:t>
      </w:r>
      <w:r>
        <w:rPr>
          <w:w w:val="99"/>
        </w:rPr>
        <w:t xml:space="preserve"> </w:t>
      </w:r>
      <w:r>
        <w:t xml:space="preserve">has </w:t>
      </w:r>
      <w:r w:rsidR="0073682C">
        <w:t>been proposed as a</w:t>
      </w:r>
      <w:r>
        <w:t xml:space="preserve"> </w:t>
      </w:r>
      <w:r w:rsidR="0073682C">
        <w:t>viable</w:t>
      </w:r>
      <w:r>
        <w:t xml:space="preserve"> </w:t>
      </w:r>
      <w:r w:rsidR="0073682C">
        <w:t>instrument</w:t>
      </w:r>
      <w:r>
        <w:t xml:space="preserve"> </w:t>
      </w:r>
      <w:r>
        <w:rPr>
          <w:spacing w:val="-3"/>
        </w:rPr>
        <w:t xml:space="preserve">for </w:t>
      </w:r>
      <w:r w:rsidR="0073682C">
        <w:t>diabetes screening</w:t>
      </w:r>
      <w:ins w:id="160" w:author="Lejla Alic" w:date="2018-12-21T17:13:00Z">
        <w:r w:rsidR="00F171A3">
          <w:t xml:space="preserve"> [REF]</w:t>
        </w:r>
      </w:ins>
      <w:r w:rsidR="0073682C">
        <w:t xml:space="preserve">. </w:t>
      </w:r>
      <w:r w:rsidR="0073682C" w:rsidRPr="0073682C">
        <w:t xml:space="preserve">In contrast to traditional </w:t>
      </w:r>
      <w:r w:rsidR="003F1055">
        <w:t>diagnostic</w:t>
      </w:r>
      <w:r w:rsidR="0073682C" w:rsidRPr="0073682C">
        <w:t xml:space="preserve"> techniques </w:t>
      </w:r>
      <w:r w:rsidR="003F1055">
        <w:t>employing</w:t>
      </w:r>
      <w:r w:rsidR="0073682C" w:rsidRPr="0073682C">
        <w:t xml:space="preserve"> population based statistics, ML methods develop models that are trained using large </w:t>
      </w:r>
      <w:ins w:id="161" w:author="Lejla Alic" w:date="2018-12-21T17:13:00Z">
        <w:r w:rsidR="00F171A3">
          <w:t xml:space="preserve">amounts of </w:t>
        </w:r>
      </w:ins>
      <w:r w:rsidR="0073682C" w:rsidRPr="0073682C">
        <w:t xml:space="preserve">data. </w:t>
      </w:r>
      <w:commentRangeStart w:id="162"/>
      <w:proofErr w:type="spellStart"/>
      <w:r>
        <w:t>Barakat</w:t>
      </w:r>
      <w:proofErr w:type="spellEnd"/>
      <w:r>
        <w:rPr>
          <w:w w:val="99"/>
        </w:rPr>
        <w:t xml:space="preserve"> </w:t>
      </w:r>
      <w:r>
        <w:t xml:space="preserve">et al used socio-demographic information, and point of care </w:t>
      </w:r>
      <w:r w:rsidR="008B7AF9">
        <w:t>testing</w:t>
      </w:r>
      <w:r>
        <w:t xml:space="preserve"> fr</w:t>
      </w:r>
      <w:r w:rsidR="008B7AF9">
        <w:t>o</w:t>
      </w:r>
      <w:r>
        <w:t>m</w:t>
      </w:r>
      <w:r>
        <w:rPr>
          <w:spacing w:val="26"/>
        </w:rPr>
        <w:t xml:space="preserve"> </w:t>
      </w:r>
      <w:r>
        <w:t>blood</w:t>
      </w:r>
      <w:r>
        <w:rPr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urine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7"/>
        </w:rPr>
        <w:t xml:space="preserve"> </w:t>
      </w:r>
      <w:r w:rsidR="008B7AF9">
        <w:t>diagnostic models</w:t>
      </w:r>
      <w:r>
        <w:rPr>
          <w:spacing w:val="-7"/>
        </w:rPr>
        <w:t xml:space="preserve"> </w:t>
      </w:r>
      <w:del w:id="163" w:author="Lejla Alic" w:date="2018-12-21T17:13:00Z">
        <w:r w:rsidR="008B7AF9" w:rsidDel="00F171A3">
          <w:rPr>
            <w:spacing w:val="-7"/>
          </w:rPr>
          <w:delText xml:space="preserve">for </w:delText>
        </w:r>
      </w:del>
      <w:ins w:id="164" w:author="Lejla Alic" w:date="2018-12-21T17:13:00Z">
        <w:r w:rsidR="00F171A3">
          <w:rPr>
            <w:spacing w:val="-7"/>
          </w:rPr>
          <w:t xml:space="preserve">of </w:t>
        </w:r>
      </w:ins>
      <w:r w:rsidR="008B7AF9">
        <w:rPr>
          <w:spacing w:val="-7"/>
        </w:rPr>
        <w:t>diabetes</w:t>
      </w:r>
      <w:r>
        <w:rPr>
          <w:spacing w:val="-7"/>
        </w:rPr>
        <w:t xml:space="preserve"> </w:t>
      </w:r>
      <w:r>
        <w:t>[13].</w:t>
      </w:r>
      <w:r>
        <w:rPr>
          <w:spacing w:val="1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uses</w:t>
      </w:r>
      <w:ins w:id="165" w:author="Lejla Alic" w:date="2018-12-21T22:50:00Z">
        <w:r w:rsidR="00C75436">
          <w:t xml:space="preserve"> support vector machine (</w:t>
        </w:r>
      </w:ins>
      <w:del w:id="166" w:author="Lejla Alic" w:date="2018-12-21T22:50:00Z">
        <w:r w:rsidDel="00C75436">
          <w:rPr>
            <w:spacing w:val="-7"/>
          </w:rPr>
          <w:delText xml:space="preserve"> </w:delText>
        </w:r>
      </w:del>
      <w:r w:rsidR="008B7AF9">
        <w:rPr>
          <w:spacing w:val="-7"/>
        </w:rPr>
        <w:t>SVM</w:t>
      </w:r>
      <w:ins w:id="167" w:author="Lejla Alic" w:date="2018-12-21T22:50:00Z">
        <w:r w:rsidR="00C75436">
          <w:rPr>
            <w:spacing w:val="-7"/>
          </w:rPr>
          <w:t>)</w:t>
        </w:r>
      </w:ins>
      <w:r w:rsidR="008B7AF9">
        <w:rPr>
          <w:spacing w:val="-7"/>
        </w:rPr>
        <w:t xml:space="preserve"> along with a rule-based explanation to provide a comprehensibility of the results to the clinicians</w:t>
      </w:r>
      <w:r w:rsidR="00E96EE5">
        <w:rPr>
          <w:spacing w:val="-7"/>
        </w:rPr>
        <w:t xml:space="preserve">. </w:t>
      </w:r>
      <w:commentRangeStart w:id="168"/>
      <w:del w:id="169" w:author="Lejla Alic" w:date="2018-12-26T13:16:00Z">
        <w:r w:rsidR="00E96EE5" w:rsidDel="00A27AA2">
          <w:rPr>
            <w:spacing w:val="-7"/>
          </w:rPr>
          <w:delText>The blood glucose levels at baseline and 2h were among the features used</w:delText>
        </w:r>
        <w:r w:rsidDel="00A27AA2">
          <w:delText>.</w:delText>
        </w:r>
        <w:r w:rsidDel="00A27AA2">
          <w:rPr>
            <w:spacing w:val="13"/>
          </w:rPr>
          <w:delText xml:space="preserve"> </w:delText>
        </w:r>
        <w:commentRangeEnd w:id="168"/>
        <w:r w:rsidR="00A27AA2" w:rsidDel="00A27AA2">
          <w:rPr>
            <w:rStyle w:val="CommentReference"/>
            <w:rFonts w:ascii="Calibri" w:eastAsia="Calibri" w:hAnsi="Calibri" w:cs="Arial"/>
            <w:lang w:val="nl-NL"/>
          </w:rPr>
          <w:commentReference w:id="168"/>
        </w:r>
      </w:del>
      <w:r>
        <w:t>Han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employed</w:t>
      </w:r>
      <w:r>
        <w:rPr>
          <w:spacing w:val="12"/>
        </w:rPr>
        <w:t xml:space="preserve"> </w:t>
      </w:r>
      <w:r w:rsidR="008B7AF9">
        <w:rPr>
          <w:spacing w:val="12"/>
        </w:rPr>
        <w:t xml:space="preserve">an ensemble </w:t>
      </w:r>
      <w:del w:id="170" w:author="Lejla Alic" w:date="2018-12-21T17:14:00Z">
        <w:r w:rsidR="008B7AF9" w:rsidDel="00F171A3">
          <w:rPr>
            <w:spacing w:val="12"/>
          </w:rPr>
          <w:delText xml:space="preserve">of </w:delText>
        </w:r>
      </w:del>
      <w:r>
        <w:t>SVM</w:t>
      </w:r>
      <w:r>
        <w:rPr>
          <w:spacing w:val="12"/>
        </w:rPr>
        <w:t xml:space="preserve"> </w:t>
      </w:r>
      <w:r w:rsidR="008B7AF9">
        <w:rPr>
          <w:spacing w:val="12"/>
        </w:rPr>
        <w:t xml:space="preserve">and random forest learning approaches </w:t>
      </w:r>
      <w:r>
        <w:t>to</w:t>
      </w:r>
      <w:r>
        <w:rPr>
          <w:w w:val="99"/>
        </w:rPr>
        <w:t xml:space="preserve"> </w:t>
      </w:r>
      <w:r>
        <w:t xml:space="preserve">develop a decision making algorithm </w:t>
      </w:r>
      <w:r>
        <w:rPr>
          <w:spacing w:val="-3"/>
        </w:rPr>
        <w:t xml:space="preserve">for </w:t>
      </w:r>
      <w:r w:rsidR="00196FA7">
        <w:rPr>
          <w:spacing w:val="-3"/>
        </w:rPr>
        <w:t xml:space="preserve">the </w:t>
      </w:r>
      <w:r>
        <w:t>diagnosis of diabetes [14</w:t>
      </w:r>
      <w:r w:rsidR="008B7AF9">
        <w:t>]</w:t>
      </w:r>
      <w:r>
        <w:t xml:space="preserve">. </w:t>
      </w:r>
      <w:commentRangeEnd w:id="162"/>
      <w:r w:rsidR="00A27AA2">
        <w:rPr>
          <w:rStyle w:val="CommentReference"/>
          <w:rFonts w:ascii="Calibri" w:eastAsia="Calibri" w:hAnsi="Calibri" w:cs="Arial"/>
          <w:lang w:val="nl-NL"/>
        </w:rPr>
        <w:commentReference w:id="162"/>
      </w:r>
      <w:ins w:id="171" w:author="Lejla Alic" w:date="2018-12-21T17:14:00Z">
        <w:r w:rsidR="00F171A3">
          <w:t>However, i</w:t>
        </w:r>
      </w:ins>
      <w:del w:id="172" w:author="Lejla Alic" w:date="2018-12-21T17:14:00Z">
        <w:r w:rsidR="00E96EE5" w:rsidDel="00F171A3">
          <w:delText>I</w:delText>
        </w:r>
      </w:del>
      <w:r>
        <w:t xml:space="preserve">nvestigations </w:t>
      </w:r>
      <w:r w:rsidR="00E96EE5">
        <w:t xml:space="preserve">that are </w:t>
      </w:r>
      <w:r>
        <w:t>designed to</w:t>
      </w:r>
      <w:r>
        <w:rPr>
          <w:spacing w:val="-15"/>
        </w:rPr>
        <w:t xml:space="preserve"> </w:t>
      </w:r>
      <w:del w:id="173" w:author="Lejla Alic" w:date="2018-12-26T13:19:00Z">
        <w:r w:rsidDel="00A27AA2">
          <w:delText>identify</w:delText>
        </w:r>
        <w:r w:rsidDel="00A27AA2">
          <w:rPr>
            <w:w w:val="99"/>
          </w:rPr>
          <w:delText xml:space="preserve"> </w:delText>
        </w:r>
      </w:del>
      <w:ins w:id="174" w:author="Lejla Alic" w:date="2018-12-26T13:19:00Z">
        <w:r w:rsidR="00A27AA2">
          <w:t>predict</w:t>
        </w:r>
        <w:r w:rsidR="00A27AA2">
          <w:rPr>
            <w:w w:val="99"/>
          </w:rPr>
          <w:t xml:space="preserve"> </w:t>
        </w:r>
      </w:ins>
      <w:del w:id="175" w:author="Lejla Alic" w:date="2018-12-26T13:19:00Z">
        <w:r w:rsidDel="00A27AA2">
          <w:delText xml:space="preserve">individuals at high risk of </w:delText>
        </w:r>
      </w:del>
      <w:r>
        <w:t>develop</w:t>
      </w:r>
      <w:ins w:id="176" w:author="Lejla Alic" w:date="2018-12-26T13:19:00Z">
        <w:r w:rsidR="00A27AA2">
          <w:t>ment</w:t>
        </w:r>
      </w:ins>
      <w:del w:id="177" w:author="Lejla Alic" w:date="2018-12-26T13:20:00Z">
        <w:r w:rsidDel="00A27AA2">
          <w:delText>ing</w:delText>
        </w:r>
      </w:del>
      <w:ins w:id="178" w:author="Lejla Alic" w:date="2018-12-26T13:20:00Z">
        <w:r w:rsidR="00A27AA2">
          <w:t xml:space="preserve"> of</w:t>
        </w:r>
      </w:ins>
      <w:r>
        <w:t xml:space="preserve"> </w:t>
      </w:r>
      <w:r w:rsidR="008C4F71">
        <w:t>T2DM</w:t>
      </w:r>
      <w:r>
        <w:t xml:space="preserve"> </w:t>
      </w:r>
      <w:del w:id="179" w:author="Lejla Alic" w:date="2018-12-26T13:16:00Z">
        <w:r w:rsidDel="00A27AA2">
          <w:delText xml:space="preserve">in future </w:delText>
        </w:r>
      </w:del>
      <w:r w:rsidR="00E96EE5">
        <w:t xml:space="preserve">are limited. </w:t>
      </w:r>
      <w:r>
        <w:t>San</w:t>
      </w:r>
      <w:r>
        <w:rPr>
          <w:spacing w:val="49"/>
        </w:rPr>
        <w:t xml:space="preserve"> </w:t>
      </w:r>
      <w:r>
        <w:t>Antonio</w:t>
      </w:r>
      <w:r>
        <w:rPr>
          <w:w w:val="99"/>
        </w:rPr>
        <w:t xml:space="preserve"> </w:t>
      </w:r>
      <w:r w:rsidR="00E96EE5">
        <w:t>d</w:t>
      </w:r>
      <w:r>
        <w:t xml:space="preserve">iabetes prediction model (SADPM) [15] </w:t>
      </w:r>
      <w:del w:id="180" w:author="Lejla Alic" w:date="2018-12-21T17:15:00Z">
        <w:r w:rsidDel="00F171A3">
          <w:delText xml:space="preserve">where </w:delText>
        </w:r>
      </w:del>
      <w:ins w:id="181" w:author="Lejla Alic" w:date="2018-12-21T17:15:00Z">
        <w:r w:rsidR="00F171A3">
          <w:t xml:space="preserve">uses </w:t>
        </w:r>
      </w:ins>
      <w:r>
        <w:lastRenderedPageBreak/>
        <w:t xml:space="preserve">a logistic regression </w:t>
      </w:r>
      <w:del w:id="182" w:author="Lejla Alic" w:date="2018-12-21T22:18:00Z">
        <w:r w:rsidDel="00E50287">
          <w:delText>model was</w:delText>
        </w:r>
        <w:r w:rsidDel="00E50287">
          <w:rPr>
            <w:spacing w:val="-4"/>
          </w:rPr>
          <w:delText xml:space="preserve"> </w:delText>
        </w:r>
        <w:r w:rsidDel="00E50287">
          <w:delText>con</w:delText>
        </w:r>
        <w:r w:rsidR="00C56A1C" w:rsidDel="00E50287">
          <w:delText>structed</w:delText>
        </w:r>
        <w:r w:rsidDel="00E50287">
          <w:rPr>
            <w:spacing w:val="-9"/>
          </w:rPr>
          <w:delText xml:space="preserve"> </w:delText>
        </w:r>
        <w:r w:rsidDel="00E50287">
          <w:delText>using</w:delText>
        </w:r>
      </w:del>
      <w:ins w:id="183" w:author="Lejla Alic" w:date="2018-12-21T22:18:00Z">
        <w:r w:rsidR="00E50287">
          <w:t>supported by</w:t>
        </w:r>
      </w:ins>
      <w:r>
        <w:rPr>
          <w:spacing w:val="-9"/>
        </w:rPr>
        <w:t xml:space="preserve"> </w:t>
      </w:r>
      <w:r>
        <w:t>physiological</w:t>
      </w:r>
      <w:r>
        <w:rPr>
          <w:spacing w:val="-9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systolic</w:t>
      </w:r>
      <w:r>
        <w:rPr>
          <w:spacing w:val="-9"/>
        </w:rPr>
        <w:t xml:space="preserve"> </w:t>
      </w:r>
      <w:r>
        <w:t>blood</w:t>
      </w:r>
      <w:r>
        <w:rPr>
          <w:spacing w:val="-9"/>
        </w:rPr>
        <w:t xml:space="preserve"> </w:t>
      </w:r>
      <w:r>
        <w:t>pressure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cholesterol</w:t>
      </w:r>
      <w:r>
        <w:rPr>
          <w:w w:val="99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underlying</w:t>
      </w:r>
      <w:r>
        <w:rPr>
          <w:spacing w:val="25"/>
        </w:rPr>
        <w:t xml:space="preserve"> </w:t>
      </w:r>
      <w:r>
        <w:t>causes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 w:rsidR="008C4F71">
        <w:t>T2DM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5"/>
        </w:rPr>
        <w:t xml:space="preserve"> </w:t>
      </w:r>
      <w:ins w:id="184" w:author="Lejla Alic" w:date="2018-12-26T13:20:00Z">
        <w:r w:rsidR="00A27AA2">
          <w:rPr>
            <w:spacing w:val="25"/>
          </w:rPr>
          <w:t xml:space="preserve">of </w:t>
        </w:r>
      </w:ins>
      <w:r>
        <w:t>insulin</w:t>
      </w:r>
      <w:r>
        <w:rPr>
          <w:spacing w:val="24"/>
        </w:rPr>
        <w:t xml:space="preserve"> </w:t>
      </w:r>
      <w:r>
        <w:t>resistance</w:t>
      </w:r>
      <w:r>
        <w:rPr>
          <w:spacing w:val="25"/>
        </w:rPr>
        <w:t xml:space="preserve"> </w:t>
      </w:r>
      <w:r>
        <w:t>and</w:t>
      </w:r>
      <w:r>
        <w:rPr>
          <w:w w:val="99"/>
        </w:rPr>
        <w:t xml:space="preserve"> </w:t>
      </w:r>
      <w:r>
        <w:t xml:space="preserve">insulin secretion were studied to develop a prediction model in [9]. </w:t>
      </w:r>
      <w:commentRangeStart w:id="185"/>
      <w:r>
        <w:t>In another</w:t>
      </w:r>
      <w:r>
        <w:rPr>
          <w:spacing w:val="24"/>
        </w:rPr>
        <w:t xml:space="preserve"> </w:t>
      </w:r>
      <w:r>
        <w:rPr>
          <w:spacing w:val="-3"/>
        </w:rPr>
        <w:t>study</w:t>
      </w:r>
      <w:commentRangeEnd w:id="185"/>
      <w:r w:rsidR="00A27AA2">
        <w:rPr>
          <w:rStyle w:val="CommentReference"/>
          <w:rFonts w:ascii="Calibri" w:eastAsia="Calibri" w:hAnsi="Calibri" w:cs="Arial"/>
          <w:lang w:val="nl-NL"/>
        </w:rPr>
        <w:commentReference w:id="185"/>
      </w:r>
      <w:r>
        <w:rPr>
          <w:spacing w:val="-3"/>
        </w:rPr>
        <w:t>,</w:t>
      </w:r>
      <w:r>
        <w:rPr>
          <w:w w:val="99"/>
        </w:rPr>
        <w:t xml:space="preserve"> </w:t>
      </w:r>
      <w:r>
        <w:t xml:space="preserve">multivariate logistic models using the </w:t>
      </w:r>
      <w:r w:rsidR="006973E7">
        <w:t xml:space="preserve">blood </w:t>
      </w:r>
      <w:r>
        <w:t>glucose values measured in the</w:t>
      </w:r>
      <w:r>
        <w:rPr>
          <w:spacing w:val="18"/>
        </w:rPr>
        <w:t xml:space="preserve"> </w:t>
      </w:r>
      <w:r>
        <w:t>OGTT</w:t>
      </w:r>
      <w:r>
        <w:rPr>
          <w:w w:val="99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 w:rsidR="008C4F71">
        <w:t>T2DM</w:t>
      </w:r>
      <w:r>
        <w:rPr>
          <w:spacing w:val="-3"/>
        </w:rPr>
        <w:t xml:space="preserve"> </w:t>
      </w:r>
      <w:r>
        <w:t>[10,</w:t>
      </w:r>
      <w:r>
        <w:rPr>
          <w:spacing w:val="-26"/>
        </w:rPr>
        <w:t xml:space="preserve"> </w:t>
      </w:r>
      <w:r>
        <w:t>16].</w:t>
      </w:r>
    </w:p>
    <w:p w14:paraId="08B7F28F" w14:textId="7E73E975" w:rsidR="00A22E96" w:rsidRDefault="009746BE" w:rsidP="00644367">
      <w:pPr>
        <w:pStyle w:val="BodyText"/>
        <w:kinsoku w:val="0"/>
        <w:overflowPunct w:val="0"/>
        <w:spacing w:line="362" w:lineRule="auto"/>
        <w:ind w:right="968" w:firstLine="298"/>
        <w:jc w:val="both"/>
      </w:pPr>
      <w:r w:rsidRPr="009746BE">
        <w:t>The standard machine learning algorithms are designed to yield optimal performance in terms of accuracy over the full dataset.</w:t>
      </w:r>
      <w:ins w:id="186" w:author="Lejla Alic" w:date="2018-12-21T22:21:00Z">
        <w:r w:rsidR="00E50287">
          <w:t xml:space="preserve"> However, </w:t>
        </w:r>
      </w:ins>
      <w:ins w:id="187" w:author="Lejla Alic" w:date="2018-12-21T22:22:00Z">
        <w:r w:rsidR="00E50287">
          <w:t xml:space="preserve">a </w:t>
        </w:r>
      </w:ins>
      <w:ins w:id="188" w:author="Lejla Alic" w:date="2018-12-21T22:21:00Z">
        <w:r w:rsidR="00E50287">
          <w:t>m</w:t>
        </w:r>
      </w:ins>
      <w:del w:id="189" w:author="Lejla Alic" w:date="2018-12-21T22:21:00Z">
        <w:r w:rsidRPr="009746BE" w:rsidDel="00E50287">
          <w:delText xml:space="preserve"> M</w:delText>
        </w:r>
      </w:del>
      <w:r w:rsidRPr="009746BE">
        <w:t>edical application</w:t>
      </w:r>
      <w:del w:id="190" w:author="Lejla Alic" w:date="2018-12-21T22:22:00Z">
        <w:r w:rsidRPr="009746BE" w:rsidDel="00E50287">
          <w:delText>s</w:delText>
        </w:r>
      </w:del>
      <w:r w:rsidRPr="009746BE">
        <w:t xml:space="preserve"> such as disease diagnosis and prediction</w:t>
      </w:r>
      <w:del w:id="191" w:author="Lejla Alic" w:date="2018-12-21T22:23:00Z">
        <w:r w:rsidRPr="009746BE" w:rsidDel="00E50287">
          <w:delText>,</w:delText>
        </w:r>
      </w:del>
      <w:r w:rsidRPr="009746BE">
        <w:t xml:space="preserve"> </w:t>
      </w:r>
      <w:del w:id="192" w:author="Lejla Alic" w:date="2018-12-21T22:21:00Z">
        <w:r w:rsidRPr="009746BE" w:rsidDel="00E50287">
          <w:delText xml:space="preserve">on the other hand, </w:delText>
        </w:r>
      </w:del>
      <w:del w:id="193" w:author="Lejla Alic" w:date="2018-12-21T22:23:00Z">
        <w:r w:rsidRPr="009746BE" w:rsidDel="00E50287">
          <w:delText xml:space="preserve">inherently </w:delText>
        </w:r>
      </w:del>
      <w:r w:rsidRPr="009746BE">
        <w:t xml:space="preserve">require a biased decision-making mechanism that favors one </w:t>
      </w:r>
      <w:ins w:id="194" w:author="Lejla Alic" w:date="2018-12-21T22:23:00Z">
        <w:r w:rsidR="00E50287">
          <w:t xml:space="preserve">of the </w:t>
        </w:r>
      </w:ins>
      <w:r w:rsidRPr="009746BE">
        <w:t>class</w:t>
      </w:r>
      <w:ins w:id="195" w:author="Lejla Alic" w:date="2018-12-21T22:24:00Z">
        <w:r w:rsidR="00E50287">
          <w:t>es. This approach</w:t>
        </w:r>
      </w:ins>
      <w:ins w:id="196" w:author="Lejla Alic" w:date="2018-12-26T13:21:00Z">
        <w:r w:rsidR="005B2157">
          <w:t xml:space="preserve"> would</w:t>
        </w:r>
      </w:ins>
      <w:ins w:id="197" w:author="Lejla Alic" w:date="2018-12-21T22:24:00Z">
        <w:r w:rsidR="00E50287">
          <w:t xml:space="preserve"> inherently </w:t>
        </w:r>
      </w:ins>
      <w:del w:id="198" w:author="Lejla Alic" w:date="2018-12-21T22:24:00Z">
        <w:r w:rsidRPr="009746BE" w:rsidDel="00E50287">
          <w:delText xml:space="preserve"> over the other. </w:delText>
        </w:r>
      </w:del>
      <w:ins w:id="199" w:author="Lejla Alic" w:date="2018-12-21T22:24:00Z">
        <w:r w:rsidR="00E50287">
          <w:t xml:space="preserve">maximize the performance for a clinically </w:t>
        </w:r>
      </w:ins>
      <w:ins w:id="200" w:author="Lejla Alic" w:date="2018-12-21T22:25:00Z">
        <w:r w:rsidR="00E50287">
          <w:t xml:space="preserve">more relevant class. </w:t>
        </w:r>
      </w:ins>
      <w:r w:rsidRPr="009746BE">
        <w:t xml:space="preserve">Therefore, the objective in such applications is to design a classifier that improves the accuracy of </w:t>
      </w:r>
      <w:del w:id="201" w:author="Lejla Alic" w:date="2018-12-21T22:25:00Z">
        <w:r w:rsidRPr="009746BE" w:rsidDel="00E50287">
          <w:delText xml:space="preserve">'abnormal' </w:delText>
        </w:r>
      </w:del>
      <w:ins w:id="202" w:author="Lejla Alic" w:date="2018-12-21T22:25:00Z">
        <w:r w:rsidR="00E50287">
          <w:t xml:space="preserve">clinically relevant </w:t>
        </w:r>
      </w:ins>
      <w:r w:rsidRPr="009746BE">
        <w:t xml:space="preserve">class. </w:t>
      </w:r>
      <w:ins w:id="203" w:author="Lejla Alic" w:date="2018-12-21T22:26:00Z">
        <w:r w:rsidR="00E50287">
          <w:t xml:space="preserve">Additionally, </w:t>
        </w:r>
      </w:ins>
      <w:del w:id="204" w:author="Lejla Alic" w:date="2018-12-21T22:26:00Z">
        <w:r w:rsidRPr="009746BE" w:rsidDel="00E50287">
          <w:delText>Often times,</w:delText>
        </w:r>
      </w:del>
      <w:r w:rsidRPr="009746BE">
        <w:t xml:space="preserve"> the </w:t>
      </w:r>
      <w:ins w:id="205" w:author="Lejla Alic" w:date="2018-12-21T22:28:00Z">
        <w:r w:rsidR="00E50287">
          <w:t xml:space="preserve">amount of </w:t>
        </w:r>
      </w:ins>
      <w:ins w:id="206" w:author="Lejla Alic" w:date="2018-12-26T13:24:00Z">
        <w:r w:rsidR="00BD4164">
          <w:t>clinically relevant</w:t>
        </w:r>
        <w:r w:rsidR="00BD4164" w:rsidRPr="009746BE">
          <w:t xml:space="preserve"> </w:t>
        </w:r>
      </w:ins>
      <w:r w:rsidRPr="009746BE">
        <w:t xml:space="preserve">data </w:t>
      </w:r>
      <w:del w:id="207" w:author="Lejla Alic" w:date="2018-12-21T22:28:00Z">
        <w:r w:rsidRPr="009746BE" w:rsidDel="00E50287">
          <w:delText xml:space="preserve">distribution </w:delText>
        </w:r>
      </w:del>
      <w:del w:id="208" w:author="Lejla Alic" w:date="2018-12-26T13:24:00Z">
        <w:r w:rsidRPr="009746BE" w:rsidDel="00BD4164">
          <w:delText xml:space="preserve">is highly skewed with the </w:delText>
        </w:r>
      </w:del>
      <w:del w:id="209" w:author="Lejla Alic" w:date="2018-12-21T22:27:00Z">
        <w:r w:rsidRPr="009746BE" w:rsidDel="00E50287">
          <w:delText xml:space="preserve">'abnormal' </w:delText>
        </w:r>
      </w:del>
      <w:ins w:id="210" w:author="Lejla Alic" w:date="2018-12-26T13:24:00Z">
        <w:r w:rsidR="00BD4164">
          <w:t xml:space="preserve">is often </w:t>
        </w:r>
      </w:ins>
      <w:del w:id="211" w:author="Lejla Alic" w:date="2018-12-26T13:24:00Z">
        <w:r w:rsidRPr="009746BE" w:rsidDel="00BD4164">
          <w:delText xml:space="preserve">class in </w:delText>
        </w:r>
      </w:del>
      <w:r w:rsidRPr="009746BE">
        <w:t>a</w:t>
      </w:r>
      <w:ins w:id="212" w:author="Lejla Alic" w:date="2018-12-26T13:24:00Z">
        <w:r w:rsidR="00BD4164">
          <w:t>n</w:t>
        </w:r>
      </w:ins>
      <w:r w:rsidRPr="009746BE">
        <w:t xml:space="preserve"> </w:t>
      </w:r>
      <w:del w:id="213" w:author="Lejla Alic" w:date="2018-12-21T22:28:00Z">
        <w:r w:rsidRPr="009746BE" w:rsidDel="00E50287">
          <w:delText xml:space="preserve">small </w:delText>
        </w:r>
      </w:del>
      <w:ins w:id="214" w:author="Lejla Alic" w:date="2018-12-21T22:29:00Z">
        <w:r w:rsidR="00E50287">
          <w:t>outsized</w:t>
        </w:r>
      </w:ins>
      <w:ins w:id="215" w:author="Lejla Alic" w:date="2018-12-21T22:28:00Z">
        <w:r w:rsidR="00E50287">
          <w:t xml:space="preserve"> </w:t>
        </w:r>
        <w:r w:rsidR="00E50287" w:rsidRPr="009746BE">
          <w:t xml:space="preserve"> </w:t>
        </w:r>
      </w:ins>
      <w:r w:rsidRPr="009746BE">
        <w:t xml:space="preserve">minority. There are various </w:t>
      </w:r>
      <w:del w:id="216" w:author="Lejla Alic" w:date="2018-12-26T13:27:00Z">
        <w:r w:rsidRPr="009746BE" w:rsidDel="00BD4164">
          <w:delText xml:space="preserve">roundabout </w:delText>
        </w:r>
      </w:del>
      <w:r w:rsidRPr="009746BE">
        <w:t xml:space="preserve">ways to </w:t>
      </w:r>
      <w:del w:id="217" w:author="Lejla Alic" w:date="2018-12-26T13:27:00Z">
        <w:r w:rsidRPr="009746BE" w:rsidDel="00BD4164">
          <w:delText>obtain accurate</w:delText>
        </w:r>
      </w:del>
      <w:ins w:id="218" w:author="Lejla Alic" w:date="2018-12-26T13:27:00Z">
        <w:r w:rsidR="00BD4164">
          <w:t>boost</w:t>
        </w:r>
      </w:ins>
      <w:r w:rsidRPr="009746BE">
        <w:t xml:space="preserve"> classifier performance </w:t>
      </w:r>
      <w:del w:id="219" w:author="Lejla Alic" w:date="2018-12-26T13:27:00Z">
        <w:r w:rsidRPr="009746BE" w:rsidDel="00BD4164">
          <w:delText xml:space="preserve">in this scenario </w:delText>
        </w:r>
      </w:del>
      <w:r w:rsidRPr="009746BE">
        <w:t xml:space="preserve">that include </w:t>
      </w:r>
      <w:del w:id="220" w:author="Lejla Alic" w:date="2018-12-26T13:28:00Z">
        <w:r w:rsidRPr="009746BE" w:rsidDel="00BD4164">
          <w:delText xml:space="preserve">the method of </w:delText>
        </w:r>
      </w:del>
      <w:r w:rsidRPr="009746BE">
        <w:t>sampling</w:t>
      </w:r>
      <w:del w:id="221" w:author="Lejla Alic" w:date="2018-12-26T13:29:00Z">
        <w:r w:rsidRPr="009746BE" w:rsidDel="00BD4164">
          <w:delText xml:space="preserve"> </w:delText>
        </w:r>
        <w:r w:rsidRPr="009746BE" w:rsidDel="00BD4164">
          <w:rPr>
            <w:highlight w:val="yellow"/>
          </w:rPr>
          <w:delText>[\cite{chawla2002smote}]</w:delText>
        </w:r>
      </w:del>
      <w:ins w:id="222" w:author="Lejla Alic" w:date="2018-12-26T13:29:00Z">
        <w:r w:rsidR="00BD4164">
          <w:t xml:space="preserve">. </w:t>
        </w:r>
      </w:ins>
      <w:ins w:id="223" w:author="Lejla Alic" w:date="2018-12-26T13:28:00Z">
        <w:r w:rsidR="00BD4164">
          <w:t xml:space="preserve">This produce </w:t>
        </w:r>
      </w:ins>
      <w:del w:id="224" w:author="Lejla Alic" w:date="2018-12-26T13:28:00Z">
        <w:r w:rsidRPr="009746BE" w:rsidDel="00BD4164">
          <w:delText xml:space="preserve"> </w:delText>
        </w:r>
      </w:del>
      <w:ins w:id="225" w:author="Lejla Alic" w:date="2018-12-26T13:28:00Z">
        <w:r w:rsidR="00BD4164">
          <w:t xml:space="preserve">an </w:t>
        </w:r>
        <w:r w:rsidR="00BD4164" w:rsidRPr="009746BE">
          <w:t xml:space="preserve">artificially balanced </w:t>
        </w:r>
      </w:ins>
      <w:del w:id="226" w:author="Lejla Alic" w:date="2018-12-26T13:28:00Z">
        <w:r w:rsidRPr="009746BE" w:rsidDel="00BD4164">
          <w:delText xml:space="preserve">in which the </w:delText>
        </w:r>
      </w:del>
      <w:r w:rsidRPr="009746BE">
        <w:t xml:space="preserve">class distribution </w:t>
      </w:r>
      <w:del w:id="227" w:author="Lejla Alic" w:date="2018-12-26T13:28:00Z">
        <w:r w:rsidRPr="009746BE" w:rsidDel="00BD4164">
          <w:delText xml:space="preserve">is artificially balanced </w:delText>
        </w:r>
      </w:del>
      <w:r w:rsidRPr="009746BE">
        <w:t>by either under</w:t>
      </w:r>
      <w:ins w:id="228" w:author="Lejla Alic" w:date="2018-12-26T13:26:00Z">
        <w:r w:rsidR="00BD4164">
          <w:t>-</w:t>
        </w:r>
      </w:ins>
      <w:del w:id="229" w:author="Lejla Alic" w:date="2018-12-26T13:26:00Z">
        <w:r w:rsidRPr="009746BE" w:rsidDel="00BD4164">
          <w:delText xml:space="preserve"> </w:delText>
        </w:r>
      </w:del>
      <w:r w:rsidRPr="009746BE">
        <w:t>sampling the majority class, over-sampling the minority class</w:t>
      </w:r>
      <w:ins w:id="230" w:author="Lejla Alic" w:date="2018-12-26T13:26:00Z">
        <w:r w:rsidR="00BD4164">
          <w:t>,</w:t>
        </w:r>
      </w:ins>
      <w:r w:rsidRPr="009746BE">
        <w:t xml:space="preserve"> </w:t>
      </w:r>
      <w:del w:id="231" w:author="Lejla Alic" w:date="2018-12-26T13:26:00Z">
        <w:r w:rsidRPr="009746BE" w:rsidDel="00BD4164">
          <w:delText xml:space="preserve">of </w:delText>
        </w:r>
      </w:del>
      <w:ins w:id="232" w:author="Lejla Alic" w:date="2018-12-26T13:26:00Z">
        <w:r w:rsidR="00BD4164" w:rsidRPr="009746BE">
          <w:t>o</w:t>
        </w:r>
        <w:r w:rsidR="00BD4164">
          <w:t>r a carefully weighted combination of under-samplin</w:t>
        </w:r>
      </w:ins>
      <w:ins w:id="233" w:author="Lejla Alic" w:date="2018-12-26T13:27:00Z">
        <w:r w:rsidR="00BD4164">
          <w:t xml:space="preserve">g </w:t>
        </w:r>
      </w:ins>
      <w:ins w:id="234" w:author="Lejla Alic" w:date="2018-12-26T13:26:00Z">
        <w:r w:rsidR="00BD4164">
          <w:t>and over-</w:t>
        </w:r>
      </w:ins>
      <w:ins w:id="235" w:author="Lejla Alic" w:date="2018-12-26T13:27:00Z">
        <w:r w:rsidR="00BD4164">
          <w:t>sampling</w:t>
        </w:r>
      </w:ins>
      <w:del w:id="236" w:author="Lejla Alic" w:date="2018-12-26T13:26:00Z">
        <w:r w:rsidRPr="009746BE" w:rsidDel="00BD4164">
          <w:delText>both</w:delText>
        </w:r>
      </w:del>
      <w:ins w:id="237" w:author="Lejla Alic" w:date="2018-12-26T13:29:00Z">
        <w:r w:rsidR="00BD4164">
          <w:t xml:space="preserve"> </w:t>
        </w:r>
        <w:r w:rsidR="00BD4164" w:rsidRPr="009746BE">
          <w:rPr>
            <w:highlight w:val="yellow"/>
          </w:rPr>
          <w:t>[\cite{chawla2002smote}]</w:t>
        </w:r>
      </w:ins>
      <w:r w:rsidRPr="009746BE">
        <w:t>.</w:t>
      </w:r>
      <w:commentRangeStart w:id="238"/>
      <w:r w:rsidRPr="009746BE">
        <w:t xml:space="preserve"> </w:t>
      </w:r>
      <w:commentRangeEnd w:id="238"/>
      <w:r w:rsidR="00BD4164">
        <w:rPr>
          <w:rStyle w:val="CommentReference"/>
          <w:rFonts w:ascii="Calibri" w:eastAsia="Calibri" w:hAnsi="Calibri" w:cs="Arial"/>
          <w:lang w:val="nl-NL"/>
        </w:rPr>
        <w:commentReference w:id="238"/>
      </w:r>
      <w:commentRangeStart w:id="239"/>
      <w:r w:rsidRPr="009746BE">
        <w:t xml:space="preserve">To introduce a certain bias, methods such as feature weighting schemes, assign distinct costs to training examples </w:t>
      </w:r>
      <w:r w:rsidRPr="009746BE">
        <w:rPr>
          <w:highlight w:val="yellow"/>
        </w:rPr>
        <w:t>[\cite{</w:t>
      </w:r>
      <w:proofErr w:type="spellStart"/>
      <w:r w:rsidRPr="009746BE">
        <w:rPr>
          <w:highlight w:val="yellow"/>
        </w:rPr>
        <w:t>Domingos</w:t>
      </w:r>
      <w:proofErr w:type="spellEnd"/>
      <w:r w:rsidRPr="009746BE">
        <w:rPr>
          <w:highlight w:val="yellow"/>
        </w:rPr>
        <w:t>}]</w:t>
      </w:r>
      <w:r w:rsidRPr="009746BE">
        <w:t xml:space="preserve">. </w:t>
      </w:r>
      <w:commentRangeEnd w:id="239"/>
      <w:r w:rsidR="00644367">
        <w:rPr>
          <w:rStyle w:val="CommentReference"/>
          <w:rFonts w:ascii="Calibri" w:eastAsia="Calibri" w:hAnsi="Calibri" w:cs="Arial"/>
          <w:lang w:val="nl-NL"/>
        </w:rPr>
        <w:commentReference w:id="239"/>
      </w:r>
      <w:r w:rsidRPr="009746BE">
        <w:t>Other techniques</w:t>
      </w:r>
      <w:ins w:id="240" w:author="Lejla Alic" w:date="2018-12-26T13:35:00Z">
        <w:r w:rsidR="00644367">
          <w:t xml:space="preserve"> do not balance the data but</w:t>
        </w:r>
      </w:ins>
      <w:r w:rsidRPr="009746BE">
        <w:t xml:space="preserve"> introduce evaluation metric such as the geometric mean (G-mean) </w:t>
      </w:r>
      <w:r w:rsidRPr="009746BE">
        <w:rPr>
          <w:highlight w:val="yellow"/>
        </w:rPr>
        <w:t>[\cite{kubat1997addressing}]</w:t>
      </w:r>
      <w:r w:rsidRPr="009746BE">
        <w:t xml:space="preserve">, that optimize the positive class accuracy (sensitivity) and the negative class accuracy (specificity) at the same time </w:t>
      </w:r>
      <w:r w:rsidRPr="009746BE">
        <w:rPr>
          <w:highlight w:val="yellow"/>
        </w:rPr>
        <w:t>[\cite{</w:t>
      </w:r>
      <w:proofErr w:type="spellStart"/>
      <w:r w:rsidRPr="009746BE">
        <w:rPr>
          <w:highlight w:val="yellow"/>
        </w:rPr>
        <w:t>Tang_SVM</w:t>
      </w:r>
      <w:proofErr w:type="spellEnd"/>
      <w:r w:rsidRPr="009746BE">
        <w:rPr>
          <w:highlight w:val="yellow"/>
        </w:rPr>
        <w:t>}]</w:t>
      </w:r>
      <w:r w:rsidRPr="009746BE">
        <w:t>.</w:t>
      </w:r>
    </w:p>
    <w:p w14:paraId="54642103" w14:textId="10825A0F" w:rsidR="006F3883" w:rsidRDefault="003F24CE" w:rsidP="00644367">
      <w:pPr>
        <w:pStyle w:val="BodyText"/>
        <w:kinsoku w:val="0"/>
        <w:overflowPunct w:val="0"/>
        <w:spacing w:line="362" w:lineRule="auto"/>
        <w:ind w:right="968" w:firstLine="298"/>
        <w:jc w:val="both"/>
      </w:pPr>
      <w:r>
        <w:rPr>
          <w:spacing w:val="-8"/>
        </w:rPr>
        <w:t>W</w:t>
      </w:r>
      <w:r w:rsidR="006F3883">
        <w:rPr>
          <w:spacing w:val="-8"/>
        </w:rPr>
        <w:t xml:space="preserve">e </w:t>
      </w:r>
      <w:r w:rsidR="006F3883">
        <w:t xml:space="preserve">hypothesized that </w:t>
      </w:r>
      <w:r w:rsidR="00E96EE5">
        <w:t xml:space="preserve">the </w:t>
      </w:r>
      <w:r w:rsidR="006F3883">
        <w:t xml:space="preserve">features extracted from </w:t>
      </w:r>
      <w:r w:rsidR="00E96EE5">
        <w:t xml:space="preserve">the </w:t>
      </w:r>
      <w:r w:rsidR="006F3883">
        <w:t>OGTT will be able to predict</w:t>
      </w:r>
      <w:r w:rsidR="006F3883">
        <w:rPr>
          <w:w w:val="99"/>
        </w:rPr>
        <w:t xml:space="preserve"> </w:t>
      </w:r>
      <w:r w:rsidR="006F3883">
        <w:t xml:space="preserve">future onset of </w:t>
      </w:r>
      <w:del w:id="241" w:author="Lejla Alic" w:date="2018-12-26T13:35:00Z">
        <w:r w:rsidR="006F3883" w:rsidDel="00644367">
          <w:delText>diabetes</w:delText>
        </w:r>
      </w:del>
      <w:ins w:id="242" w:author="Lejla Alic" w:date="2018-12-26T13:35:00Z">
        <w:r w:rsidR="00644367">
          <w:t>T2DM</w:t>
        </w:r>
      </w:ins>
      <w:r w:rsidR="006F3883">
        <w:t xml:space="preserve">. </w:t>
      </w:r>
      <w:r>
        <w:t xml:space="preserve">In this paper, </w:t>
      </w:r>
      <w:r w:rsidR="006F3883">
        <w:rPr>
          <w:spacing w:val="-3"/>
        </w:rPr>
        <w:t xml:space="preserve">we </w:t>
      </w:r>
      <w:r>
        <w:rPr>
          <w:spacing w:val="-3"/>
        </w:rPr>
        <w:t xml:space="preserve">therefore </w:t>
      </w:r>
      <w:r>
        <w:t>propose</w:t>
      </w:r>
      <w:r w:rsidR="006F3883">
        <w:t xml:space="preserve"> a</w:t>
      </w:r>
      <w:ins w:id="243" w:author="Lejla Alic" w:date="2018-12-21T22:31:00Z">
        <w:r w:rsidR="0003302D">
          <w:t xml:space="preserve">n approach </w:t>
        </w:r>
      </w:ins>
      <w:del w:id="244" w:author="Lejla Alic" w:date="2018-12-21T22:31:00Z">
        <w:r w:rsidR="006F3883" w:rsidDel="0003302D">
          <w:delText xml:space="preserve"> diabetes prediction model</w:delText>
        </w:r>
        <w:r w:rsidR="006F3883" w:rsidDel="0003302D">
          <w:rPr>
            <w:spacing w:val="42"/>
          </w:rPr>
          <w:delText xml:space="preserve"> </w:delText>
        </w:r>
        <w:r w:rsidR="006F3883" w:rsidDel="0003302D">
          <w:rPr>
            <w:spacing w:val="-3"/>
          </w:rPr>
          <w:delText>by</w:delText>
        </w:r>
        <w:r w:rsidR="006F3883" w:rsidDel="0003302D">
          <w:rPr>
            <w:w w:val="99"/>
          </w:rPr>
          <w:delText xml:space="preserve"> </w:delText>
        </w:r>
      </w:del>
      <w:del w:id="245" w:author="Lejla Alic" w:date="2018-12-21T22:30:00Z">
        <w:r w:rsidDel="0003302D">
          <w:rPr>
            <w:w w:val="99"/>
          </w:rPr>
          <w:delText xml:space="preserve">first </w:delText>
        </w:r>
      </w:del>
      <w:ins w:id="246" w:author="Lejla Alic" w:date="2018-12-21T22:31:00Z">
        <w:r w:rsidR="0003302D">
          <w:t xml:space="preserve">that </w:t>
        </w:r>
      </w:ins>
      <w:r w:rsidR="006F3883">
        <w:t>identif</w:t>
      </w:r>
      <w:ins w:id="247" w:author="Lejla Alic" w:date="2018-12-21T22:31:00Z">
        <w:r w:rsidR="0003302D">
          <w:t>ies</w:t>
        </w:r>
      </w:ins>
      <w:del w:id="248" w:author="Lejla Alic" w:date="2018-12-21T22:31:00Z">
        <w:r w:rsidR="006F3883" w:rsidDel="0003302D">
          <w:delText>ying</w:delText>
        </w:r>
      </w:del>
      <w:r w:rsidR="006F3883">
        <w:rPr>
          <w:spacing w:val="-15"/>
        </w:rPr>
        <w:t xml:space="preserve"> </w:t>
      </w:r>
      <w:r w:rsidR="006F3883">
        <w:t>the</w:t>
      </w:r>
      <w:r w:rsidR="006F3883">
        <w:rPr>
          <w:spacing w:val="-15"/>
        </w:rPr>
        <w:t xml:space="preserve"> </w:t>
      </w:r>
      <w:ins w:id="249" w:author="Lejla Alic" w:date="2018-12-21T22:30:00Z">
        <w:r w:rsidR="0003302D">
          <w:rPr>
            <w:spacing w:val="-15"/>
          </w:rPr>
          <w:t xml:space="preserve">most relevant </w:t>
        </w:r>
      </w:ins>
      <w:r w:rsidR="006F3883">
        <w:t>features</w:t>
      </w:r>
      <w:del w:id="250" w:author="Lejla Alic" w:date="2018-12-21T22:31:00Z">
        <w:r w:rsidR="006F3883" w:rsidDel="0003302D">
          <w:delText>,</w:delText>
        </w:r>
      </w:del>
      <w:r w:rsidR="006F3883">
        <w:rPr>
          <w:spacing w:val="-13"/>
        </w:rPr>
        <w:t xml:space="preserve"> </w:t>
      </w:r>
      <w:r>
        <w:t>extracted</w:t>
      </w:r>
      <w:r w:rsidR="006F3883">
        <w:rPr>
          <w:spacing w:val="-15"/>
        </w:rPr>
        <w:t xml:space="preserve"> </w:t>
      </w:r>
      <w:r w:rsidR="006F3883">
        <w:t>from</w:t>
      </w:r>
      <w:r w:rsidR="006F3883">
        <w:rPr>
          <w:spacing w:val="-15"/>
        </w:rPr>
        <w:t xml:space="preserve"> </w:t>
      </w:r>
      <w:r w:rsidR="006F3883">
        <w:t>the</w:t>
      </w:r>
      <w:r w:rsidR="006F3883">
        <w:rPr>
          <w:spacing w:val="-15"/>
        </w:rPr>
        <w:t xml:space="preserve"> </w:t>
      </w:r>
      <w:r w:rsidR="006F3883">
        <w:t>OGTT</w:t>
      </w:r>
      <w:r w:rsidR="006F3883">
        <w:rPr>
          <w:spacing w:val="-15"/>
        </w:rPr>
        <w:t xml:space="preserve"> </w:t>
      </w:r>
      <w:r w:rsidR="00C56A1C">
        <w:t>data that</w:t>
      </w:r>
      <w:r w:rsidR="006F3883">
        <w:rPr>
          <w:spacing w:val="-15"/>
        </w:rPr>
        <w:t xml:space="preserve"> </w:t>
      </w:r>
      <w:r w:rsidR="006F3883">
        <w:t>strongly</w:t>
      </w:r>
      <w:r w:rsidR="006F3883">
        <w:rPr>
          <w:spacing w:val="-15"/>
        </w:rPr>
        <w:t xml:space="preserve"> </w:t>
      </w:r>
      <w:r w:rsidR="006F3883">
        <w:t>correlate</w:t>
      </w:r>
      <w:r w:rsidR="006F3883">
        <w:rPr>
          <w:spacing w:val="-15"/>
        </w:rPr>
        <w:t xml:space="preserve"> </w:t>
      </w:r>
      <w:del w:id="251" w:author="Lejla Alic" w:date="2018-12-21T22:31:00Z">
        <w:r w:rsidR="006F3883" w:rsidDel="0003302D">
          <w:delText>to</w:delText>
        </w:r>
        <w:r w:rsidR="006F3883" w:rsidDel="0003302D">
          <w:rPr>
            <w:spacing w:val="-15"/>
          </w:rPr>
          <w:delText xml:space="preserve"> </w:delText>
        </w:r>
      </w:del>
      <w:ins w:id="252" w:author="Lejla Alic" w:date="2018-12-21T22:32:00Z">
        <w:r w:rsidR="0003302D">
          <w:t>with the</w:t>
        </w:r>
        <w:r w:rsidR="0003302D">
          <w:rPr>
            <w:spacing w:val="-15"/>
          </w:rPr>
          <w:t xml:space="preserve"> onset of </w:t>
        </w:r>
      </w:ins>
      <w:r w:rsidR="006F3883">
        <w:t>future</w:t>
      </w:r>
      <w:r w:rsidR="006F3883">
        <w:rPr>
          <w:w w:val="99"/>
        </w:rPr>
        <w:t xml:space="preserve"> </w:t>
      </w:r>
      <w:del w:id="253" w:author="Lejla Alic" w:date="2018-12-21T22:32:00Z">
        <w:r w:rsidR="006F3883" w:rsidDel="0003302D">
          <w:delText>diabetes</w:delText>
        </w:r>
      </w:del>
      <w:ins w:id="254" w:author="Lejla Alic" w:date="2018-12-21T22:32:00Z">
        <w:r w:rsidR="0003302D">
          <w:t>T2DM</w:t>
        </w:r>
      </w:ins>
      <w:r w:rsidR="006F3883">
        <w:t xml:space="preserve">. </w:t>
      </w:r>
      <w:r>
        <w:t xml:space="preserve">We then use SVM to develop </w:t>
      </w:r>
      <w:del w:id="255" w:author="Lejla Alic" w:date="2018-12-21T22:33:00Z">
        <w:r w:rsidDel="0003302D">
          <w:delText xml:space="preserve">the </w:delText>
        </w:r>
      </w:del>
      <w:ins w:id="256" w:author="Lejla Alic" w:date="2018-12-21T22:33:00Z">
        <w:r w:rsidR="0003302D">
          <w:t xml:space="preserve">a </w:t>
        </w:r>
      </w:ins>
      <w:r>
        <w:t>prediction model by utilizing</w:t>
      </w:r>
      <w:r w:rsidR="006F3883">
        <w:rPr>
          <w:spacing w:val="-7"/>
        </w:rPr>
        <w:t xml:space="preserve"> </w:t>
      </w:r>
      <w:del w:id="257" w:author="Lejla Alic" w:date="2018-12-21T22:33:00Z">
        <w:r w:rsidR="006F3883" w:rsidDel="0003302D">
          <w:delText>the</w:delText>
        </w:r>
        <w:r w:rsidR="006F3883" w:rsidDel="0003302D">
          <w:rPr>
            <w:spacing w:val="-7"/>
          </w:rPr>
          <w:delText xml:space="preserve"> </w:delText>
        </w:r>
      </w:del>
      <w:del w:id="258" w:author="Lejla Alic" w:date="2018-12-21T22:32:00Z">
        <w:r w:rsidR="006F3883" w:rsidDel="0003302D">
          <w:delText>OGTT</w:delText>
        </w:r>
        <w:r w:rsidR="006F3883" w:rsidDel="0003302D">
          <w:rPr>
            <w:spacing w:val="-7"/>
          </w:rPr>
          <w:delText xml:space="preserve"> </w:delText>
        </w:r>
        <w:r w:rsidR="006F3883" w:rsidDel="0003302D">
          <w:delText>data</w:delText>
        </w:r>
        <w:r w:rsidR="006F3883" w:rsidDel="0003302D">
          <w:rPr>
            <w:spacing w:val="-7"/>
          </w:rPr>
          <w:delText xml:space="preserve"> </w:delText>
        </w:r>
        <w:r w:rsidR="006F3883" w:rsidDel="0003302D">
          <w:delText>generated</w:delText>
        </w:r>
      </w:del>
      <w:ins w:id="259" w:author="Lejla Alic" w:date="2018-12-21T22:32:00Z">
        <w:r w:rsidR="0003302D">
          <w:t>these relevant features</w:t>
        </w:r>
      </w:ins>
      <w:r w:rsidR="006F3883">
        <w:rPr>
          <w:spacing w:val="-7"/>
        </w:rPr>
        <w:t xml:space="preserve"> </w:t>
      </w:r>
      <w:ins w:id="260" w:author="Lejla Alic" w:date="2018-12-21T22:33:00Z">
        <w:r w:rsidR="0003302D">
          <w:rPr>
            <w:spacing w:val="-7"/>
          </w:rPr>
          <w:t xml:space="preserve">estimated </w:t>
        </w:r>
      </w:ins>
      <w:r w:rsidR="006F3883">
        <w:t>from</w:t>
      </w:r>
      <w:r w:rsidR="006F3883">
        <w:rPr>
          <w:spacing w:val="-7"/>
        </w:rPr>
        <w:t xml:space="preserve"> </w:t>
      </w:r>
      <w:r w:rsidR="006F3883">
        <w:t>the</w:t>
      </w:r>
      <w:r w:rsidR="006F3883">
        <w:rPr>
          <w:spacing w:val="-7"/>
        </w:rPr>
        <w:t xml:space="preserve"> </w:t>
      </w:r>
      <w:r>
        <w:t>longitudinal cohort study</w:t>
      </w:r>
      <w:r w:rsidR="006F3883">
        <w:rPr>
          <w:spacing w:val="-3"/>
        </w:rPr>
        <w:t>,</w:t>
      </w:r>
      <w:r w:rsidR="006F3883">
        <w:rPr>
          <w:spacing w:val="-4"/>
        </w:rPr>
        <w:t xml:space="preserve"> </w:t>
      </w:r>
      <w:r w:rsidR="006F3883">
        <w:t>the</w:t>
      </w:r>
      <w:r w:rsidR="006F3883">
        <w:rPr>
          <w:spacing w:val="-4"/>
        </w:rPr>
        <w:t xml:space="preserve"> </w:t>
      </w:r>
      <w:r w:rsidR="006F3883">
        <w:t>San</w:t>
      </w:r>
      <w:r w:rsidR="006F3883">
        <w:rPr>
          <w:spacing w:val="-4"/>
        </w:rPr>
        <w:t xml:space="preserve"> </w:t>
      </w:r>
      <w:r w:rsidR="006F3883">
        <w:t>Antonio</w:t>
      </w:r>
      <w:r w:rsidR="006F3883">
        <w:rPr>
          <w:spacing w:val="-4"/>
        </w:rPr>
        <w:t xml:space="preserve"> </w:t>
      </w:r>
      <w:r w:rsidR="006F3883">
        <w:t>Heart</w:t>
      </w:r>
      <w:r w:rsidR="006F3883">
        <w:rPr>
          <w:spacing w:val="-4"/>
        </w:rPr>
        <w:t xml:space="preserve"> </w:t>
      </w:r>
      <w:r w:rsidR="006F3883">
        <w:t>Study</w:t>
      </w:r>
      <w:r w:rsidR="006F3883">
        <w:rPr>
          <w:spacing w:val="-4"/>
        </w:rPr>
        <w:t xml:space="preserve"> </w:t>
      </w:r>
      <w:r w:rsidR="006F3883">
        <w:t>(SAHS)</w:t>
      </w:r>
      <w:r w:rsidR="006F3883">
        <w:rPr>
          <w:spacing w:val="-4"/>
        </w:rPr>
        <w:t xml:space="preserve"> </w:t>
      </w:r>
      <w:r w:rsidR="006F3883">
        <w:t>[17,</w:t>
      </w:r>
      <w:r w:rsidR="006F3883">
        <w:rPr>
          <w:spacing w:val="-27"/>
        </w:rPr>
        <w:t xml:space="preserve"> </w:t>
      </w:r>
      <w:r w:rsidR="00B024CB">
        <w:t>18].</w:t>
      </w:r>
      <w:r w:rsidR="009746BE">
        <w:t xml:space="preserve"> </w:t>
      </w:r>
      <w:commentRangeStart w:id="261"/>
      <w:r w:rsidR="009746BE">
        <w:t>The following aspects set this work apart from previous studies</w:t>
      </w:r>
      <w:ins w:id="262" w:author="Lejla Alic" w:date="2018-12-21T22:33:00Z">
        <w:r w:rsidR="0003302D">
          <w:t>:</w:t>
        </w:r>
      </w:ins>
    </w:p>
    <w:p w14:paraId="777E137D" w14:textId="756ACE2B" w:rsidR="009746BE" w:rsidRDefault="009746BE" w:rsidP="009746BE">
      <w:pPr>
        <w:pStyle w:val="BodyText"/>
        <w:numPr>
          <w:ilvl w:val="0"/>
          <w:numId w:val="7"/>
        </w:numPr>
        <w:kinsoku w:val="0"/>
        <w:overflowPunct w:val="0"/>
        <w:spacing w:line="362" w:lineRule="auto"/>
        <w:ind w:right="968"/>
        <w:jc w:val="both"/>
      </w:pPr>
      <w:r>
        <w:t xml:space="preserve">Unlike other T2DM prediction studies that defined the overall accuracy as the classifier evaluation criteria, we use the G-mean metric that optimizes the </w:t>
      </w:r>
      <w:r>
        <w:lastRenderedPageBreak/>
        <w:t>sensitivity while addressing the imbalanced nature of the dataset.</w:t>
      </w:r>
    </w:p>
    <w:p w14:paraId="1D743206" w14:textId="4211C5AE" w:rsidR="009746BE" w:rsidRDefault="003D33D3" w:rsidP="009746BE">
      <w:pPr>
        <w:pStyle w:val="BodyText"/>
        <w:numPr>
          <w:ilvl w:val="0"/>
          <w:numId w:val="7"/>
        </w:numPr>
        <w:kinsoku w:val="0"/>
        <w:overflowPunct w:val="0"/>
        <w:spacing w:line="362" w:lineRule="auto"/>
        <w:ind w:right="968"/>
        <w:jc w:val="both"/>
      </w:pPr>
      <w:r>
        <w:t xml:space="preserve">A set of features is deduced from the OGTT data that yields the best </w:t>
      </w:r>
      <w:r w:rsidR="00987948">
        <w:t>future T2DM prediction performance. Significantly, the set only contains features derived from the glucose measurements.</w:t>
      </w:r>
      <w:commentRangeEnd w:id="261"/>
      <w:r w:rsidR="0003302D">
        <w:rPr>
          <w:rStyle w:val="CommentReference"/>
          <w:rFonts w:ascii="Calibri" w:eastAsia="Calibri" w:hAnsi="Calibri" w:cs="Arial"/>
          <w:lang w:val="nl-NL"/>
        </w:rPr>
        <w:commentReference w:id="261"/>
      </w:r>
    </w:p>
    <w:p w14:paraId="20534CA1" w14:textId="77777777" w:rsidR="006F3883" w:rsidRDefault="006F3883" w:rsidP="00B024CB">
      <w:pPr>
        <w:pStyle w:val="Heading1"/>
        <w:numPr>
          <w:ilvl w:val="0"/>
          <w:numId w:val="3"/>
        </w:numPr>
        <w:tabs>
          <w:tab w:val="left" w:pos="1386"/>
        </w:tabs>
        <w:kinsoku w:val="0"/>
        <w:overflowPunct w:val="0"/>
        <w:spacing w:before="138" w:line="362" w:lineRule="auto"/>
        <w:ind w:hanging="430"/>
        <w:jc w:val="both"/>
        <w:rPr>
          <w:b w:val="0"/>
          <w:bCs w:val="0"/>
        </w:rPr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36AF7C7A" w14:textId="77777777" w:rsidR="006F3883" w:rsidRDefault="006F3883" w:rsidP="00B024CB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before="200" w:line="362" w:lineRule="auto"/>
        <w:jc w:val="both"/>
        <w:rPr>
          <w:b w:val="0"/>
          <w:bCs w:val="0"/>
        </w:rPr>
      </w:pPr>
      <w:r>
        <w:t>San Antonio Heart</w:t>
      </w:r>
      <w:r>
        <w:rPr>
          <w:spacing w:val="-4"/>
        </w:rPr>
        <w:t xml:space="preserve"> </w:t>
      </w:r>
      <w:r>
        <w:t>Study</w:t>
      </w:r>
    </w:p>
    <w:p w14:paraId="054732CF" w14:textId="14788B0B" w:rsidR="00B979A6" w:rsidRPr="00B979A6" w:rsidRDefault="00B979A6" w:rsidP="001A6172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  <w:r w:rsidRPr="00B979A6">
        <w:rPr>
          <w:spacing w:val="-8"/>
        </w:rPr>
        <w:t xml:space="preserve">The SAHS is a population-based epidemiological study that was conducted to assess the risk factors of diabetes and cardiovascular diseases in healthy population </w:t>
      </w:r>
      <w:commentRangeStart w:id="263"/>
      <w:r w:rsidRPr="00B979A6">
        <w:rPr>
          <w:spacing w:val="-8"/>
        </w:rPr>
        <w:t xml:space="preserve">[16], [17]. </w:t>
      </w:r>
      <w:commentRangeEnd w:id="263"/>
      <w:r w:rsidR="0092256F">
        <w:rPr>
          <w:rStyle w:val="CommentReference"/>
          <w:rFonts w:ascii="Calibri" w:eastAsia="Calibri" w:hAnsi="Calibri" w:cs="Arial"/>
          <w:lang w:val="nl-NL"/>
        </w:rPr>
        <w:commentReference w:id="263"/>
      </w:r>
      <w:r w:rsidRPr="00B979A6">
        <w:rPr>
          <w:spacing w:val="-8"/>
        </w:rPr>
        <w:t>I</w:t>
      </w:r>
      <w:r w:rsidR="003F24CE">
        <w:rPr>
          <w:spacing w:val="-8"/>
        </w:rPr>
        <w:t>n total,</w:t>
      </w:r>
      <w:r w:rsidR="008D1587" w:rsidRPr="00B979A6">
        <w:rPr>
          <w:spacing w:val="-8"/>
        </w:rPr>
        <w:t xml:space="preserve"> 5,158</w:t>
      </w:r>
      <w:r w:rsidRPr="00B979A6">
        <w:rPr>
          <w:spacing w:val="-8"/>
        </w:rPr>
        <w:t xml:space="preserve"> men and non-pregnant women of Mexican-American </w:t>
      </w:r>
      <w:r w:rsidR="004171D2">
        <w:rPr>
          <w:spacing w:val="-8"/>
        </w:rPr>
        <w:t xml:space="preserve">(MA) </w:t>
      </w:r>
      <w:r w:rsidRPr="00B979A6">
        <w:rPr>
          <w:spacing w:val="-8"/>
        </w:rPr>
        <w:t>and non-Hispanic white</w:t>
      </w:r>
      <w:r w:rsidR="004171D2">
        <w:rPr>
          <w:spacing w:val="-8"/>
        </w:rPr>
        <w:t xml:space="preserve"> (NHW)</w:t>
      </w:r>
      <w:r w:rsidRPr="00B979A6">
        <w:rPr>
          <w:spacing w:val="-8"/>
        </w:rPr>
        <w:t xml:space="preserve"> residents of San Antonio</w:t>
      </w:r>
      <w:ins w:id="264" w:author="Lejla Alic" w:date="2018-12-26T16:04:00Z">
        <w:r w:rsidR="001A6172">
          <w:rPr>
            <w:spacing w:val="-8"/>
          </w:rPr>
          <w:t xml:space="preserve"> (</w:t>
        </w:r>
      </w:ins>
      <w:del w:id="265" w:author="Lejla Alic" w:date="2018-12-26T16:04:00Z">
        <w:r w:rsidRPr="00B979A6" w:rsidDel="001A6172">
          <w:rPr>
            <w:spacing w:val="-8"/>
          </w:rPr>
          <w:delText xml:space="preserve">, </w:delText>
        </w:r>
      </w:del>
      <w:r w:rsidRPr="00B979A6">
        <w:rPr>
          <w:spacing w:val="-8"/>
        </w:rPr>
        <w:t>Texas</w:t>
      </w:r>
      <w:ins w:id="266" w:author="Lejla Alic" w:date="2018-12-26T16:04:00Z">
        <w:r w:rsidR="001A6172">
          <w:rPr>
            <w:spacing w:val="-8"/>
          </w:rPr>
          <w:t>, USA)</w:t>
        </w:r>
      </w:ins>
      <w:r w:rsidR="00EF461D">
        <w:rPr>
          <w:spacing w:val="-8"/>
        </w:rPr>
        <w:t xml:space="preserve"> participated</w:t>
      </w:r>
      <w:r w:rsidR="00806485">
        <w:rPr>
          <w:spacing w:val="-8"/>
        </w:rPr>
        <w:t xml:space="preserve"> in the study in two cohorts</w:t>
      </w:r>
      <w:r w:rsidR="00EF461D">
        <w:rPr>
          <w:spacing w:val="-8"/>
        </w:rPr>
        <w:t xml:space="preserve">. </w:t>
      </w:r>
      <w:r w:rsidRPr="00B979A6">
        <w:rPr>
          <w:spacing w:val="-8"/>
        </w:rPr>
        <w:t xml:space="preserve">The age of the individuals at the time of recruitment was between 25 and 64 years. As a part of the data collection, the blood glucose and insulin </w:t>
      </w:r>
      <w:del w:id="267" w:author="Lejla Alic" w:date="2018-12-21T22:36:00Z">
        <w:r w:rsidRPr="00B979A6" w:rsidDel="0003302D">
          <w:rPr>
            <w:spacing w:val="-8"/>
          </w:rPr>
          <w:delText xml:space="preserve">levels </w:delText>
        </w:r>
      </w:del>
      <w:commentRangeStart w:id="268"/>
      <w:ins w:id="269" w:author="Lejla Alic" w:date="2018-12-21T22:36:00Z">
        <w:r w:rsidR="0003302D">
          <w:rPr>
            <w:spacing w:val="-8"/>
          </w:rPr>
          <w:t>concentrations</w:t>
        </w:r>
        <w:r w:rsidR="0003302D" w:rsidRPr="00B979A6">
          <w:rPr>
            <w:spacing w:val="-8"/>
          </w:rPr>
          <w:t xml:space="preserve"> </w:t>
        </w:r>
        <w:commentRangeEnd w:id="268"/>
        <w:r w:rsidR="0003302D">
          <w:rPr>
            <w:rStyle w:val="CommentReference"/>
            <w:rFonts w:ascii="Calibri" w:eastAsia="Calibri" w:hAnsi="Calibri" w:cs="Arial"/>
            <w:lang w:val="nl-NL"/>
          </w:rPr>
          <w:commentReference w:id="268"/>
        </w:r>
      </w:ins>
      <w:r w:rsidRPr="00B979A6">
        <w:rPr>
          <w:spacing w:val="-8"/>
        </w:rPr>
        <w:t xml:space="preserve">were </w:t>
      </w:r>
      <w:del w:id="270" w:author="Lejla Alic" w:date="2018-12-21T22:37:00Z">
        <w:r w:rsidRPr="00B979A6" w:rsidDel="0003302D">
          <w:rPr>
            <w:spacing w:val="-8"/>
          </w:rPr>
          <w:delText xml:space="preserve">recorded </w:delText>
        </w:r>
      </w:del>
      <w:ins w:id="271" w:author="Lejla Alic" w:date="2018-12-21T22:37:00Z">
        <w:r w:rsidR="0003302D">
          <w:rPr>
            <w:spacing w:val="-8"/>
          </w:rPr>
          <w:t>sampled</w:t>
        </w:r>
        <w:r w:rsidR="0003302D" w:rsidRPr="00B979A6">
          <w:rPr>
            <w:spacing w:val="-8"/>
          </w:rPr>
          <w:t xml:space="preserve"> </w:t>
        </w:r>
      </w:ins>
      <w:r w:rsidRPr="00B979A6">
        <w:rPr>
          <w:spacing w:val="-8"/>
        </w:rPr>
        <w:t>during the oral glucose tolerance test</w:t>
      </w:r>
      <w:del w:id="272" w:author="Lejla Alic" w:date="2018-12-21T22:36:00Z">
        <w:r w:rsidRPr="00B979A6" w:rsidDel="0003302D">
          <w:rPr>
            <w:spacing w:val="-8"/>
          </w:rPr>
          <w:delText xml:space="preserve"> (OGTT)</w:delText>
        </w:r>
      </w:del>
      <w:ins w:id="273" w:author="Lejla Alic" w:date="2018-12-21T22:37:00Z">
        <w:r w:rsidR="0003302D">
          <w:rPr>
            <w:spacing w:val="-8"/>
          </w:rPr>
          <w:t xml:space="preserve"> at the baseline and </w:t>
        </w:r>
      </w:ins>
      <w:ins w:id="274" w:author="Lejla Alic" w:date="2018-12-21T22:40:00Z">
        <w:r w:rsidR="0003302D">
          <w:rPr>
            <w:spacing w:val="-8"/>
          </w:rPr>
          <w:t xml:space="preserve">a 7.5 years </w:t>
        </w:r>
      </w:ins>
      <w:ins w:id="275" w:author="Lejla Alic" w:date="2018-12-21T22:38:00Z">
        <w:r w:rsidR="0003302D">
          <w:rPr>
            <w:spacing w:val="-8"/>
          </w:rPr>
          <w:t>follow-up</w:t>
        </w:r>
      </w:ins>
      <w:ins w:id="276" w:author="Lejla Alic" w:date="2018-12-21T22:40:00Z">
        <w:r w:rsidR="0003302D">
          <w:rPr>
            <w:spacing w:val="-8"/>
          </w:rPr>
          <w:t>.</w:t>
        </w:r>
      </w:ins>
      <w:del w:id="277" w:author="Lejla Alic" w:date="2018-12-21T22:37:00Z">
        <w:r w:rsidRPr="00B979A6" w:rsidDel="0003302D">
          <w:rPr>
            <w:spacing w:val="-8"/>
          </w:rPr>
          <w:delText xml:space="preserve">, </w:delText>
        </w:r>
        <w:commentRangeStart w:id="278"/>
        <w:r w:rsidRPr="00B979A6" w:rsidDel="0003302D">
          <w:rPr>
            <w:spacing w:val="-8"/>
          </w:rPr>
          <w:delText>which measures the body response to a standard 75 g dose of glucose after fasting overnight</w:delText>
        </w:r>
      </w:del>
      <w:r w:rsidRPr="00B979A6">
        <w:rPr>
          <w:spacing w:val="-8"/>
        </w:rPr>
        <w:t>.</w:t>
      </w:r>
      <w:r w:rsidR="00806485">
        <w:rPr>
          <w:spacing w:val="-8"/>
        </w:rPr>
        <w:t xml:space="preserve"> </w:t>
      </w:r>
      <w:commentRangeEnd w:id="278"/>
      <w:r w:rsidR="0003302D">
        <w:rPr>
          <w:rStyle w:val="CommentReference"/>
          <w:rFonts w:ascii="Calibri" w:eastAsia="Calibri" w:hAnsi="Calibri" w:cs="Arial"/>
          <w:lang w:val="nl-NL"/>
        </w:rPr>
        <w:commentReference w:id="278"/>
      </w:r>
      <w:r w:rsidR="00E241DE">
        <w:rPr>
          <w:spacing w:val="-8"/>
        </w:rPr>
        <w:t xml:space="preserve">The body mass index (BMI) at baseline was also recorded for each individual. </w:t>
      </w:r>
      <w:r w:rsidR="00806485">
        <w:rPr>
          <w:spacing w:val="-8"/>
        </w:rPr>
        <w:t>In this study, we analyzed the data of the 1,49</w:t>
      </w:r>
      <w:r w:rsidR="003968EB">
        <w:rPr>
          <w:spacing w:val="-8"/>
        </w:rPr>
        <w:t>2</w:t>
      </w:r>
      <w:r w:rsidR="00806485">
        <w:rPr>
          <w:spacing w:val="-8"/>
        </w:rPr>
        <w:t xml:space="preserve"> subjects from the second cohort of the SAHS.</w:t>
      </w:r>
      <w:r w:rsidR="004171D2">
        <w:rPr>
          <w:spacing w:val="-8"/>
        </w:rPr>
        <w:t xml:space="preserve"> </w:t>
      </w:r>
    </w:p>
    <w:p w14:paraId="41E1F706" w14:textId="3F461A10" w:rsidR="00493125" w:rsidRDefault="00B979A6" w:rsidP="001A6172">
      <w:pPr>
        <w:pStyle w:val="BodyText"/>
        <w:kinsoku w:val="0"/>
        <w:overflowPunct w:val="0"/>
        <w:spacing w:before="4" w:line="362" w:lineRule="auto"/>
        <w:ind w:left="950" w:right="965" w:firstLine="302"/>
        <w:jc w:val="both"/>
        <w:rPr>
          <w:spacing w:val="-8"/>
        </w:rPr>
      </w:pPr>
      <w:r w:rsidRPr="00B979A6">
        <w:rPr>
          <w:spacing w:val="-8"/>
        </w:rPr>
        <w:tab/>
        <w:t>T2DM was diagnosed</w:t>
      </w:r>
      <w:r w:rsidR="00174D2E">
        <w:rPr>
          <w:spacing w:val="-8"/>
        </w:rPr>
        <w:t xml:space="preserve"> at </w:t>
      </w:r>
      <w:del w:id="279" w:author="Lejla Alic" w:date="2018-12-21T22:40:00Z">
        <w:r w:rsidR="00174D2E" w:rsidDel="0003302D">
          <w:rPr>
            <w:spacing w:val="-8"/>
          </w:rPr>
          <w:delText>an average</w:delText>
        </w:r>
      </w:del>
      <w:ins w:id="280" w:author="Lejla Alic" w:date="2018-12-21T22:40:00Z">
        <w:r w:rsidR="0003302D">
          <w:rPr>
            <w:spacing w:val="-8"/>
          </w:rPr>
          <w:t>the</w:t>
        </w:r>
      </w:ins>
      <w:r w:rsidR="00174D2E">
        <w:rPr>
          <w:spacing w:val="-8"/>
        </w:rPr>
        <w:t xml:space="preserve"> follow-up </w:t>
      </w:r>
      <w:del w:id="281" w:author="Lejla Alic" w:date="2018-12-21T22:40:00Z">
        <w:r w:rsidR="00174D2E" w:rsidDel="0003302D">
          <w:rPr>
            <w:spacing w:val="-8"/>
          </w:rPr>
          <w:delText xml:space="preserve">of 7.5 years </w:delText>
        </w:r>
      </w:del>
      <w:r w:rsidR="00174D2E">
        <w:rPr>
          <w:spacing w:val="-8"/>
        </w:rPr>
        <w:t xml:space="preserve">using </w:t>
      </w:r>
      <w:r w:rsidRPr="00B979A6">
        <w:rPr>
          <w:spacing w:val="-8"/>
        </w:rPr>
        <w:t xml:space="preserve">a </w:t>
      </w:r>
      <w:r w:rsidR="00806485">
        <w:rPr>
          <w:spacing w:val="-8"/>
        </w:rPr>
        <w:t>World Health Organization</w:t>
      </w:r>
      <w:r w:rsidRPr="00B979A6">
        <w:rPr>
          <w:spacing w:val="-8"/>
        </w:rPr>
        <w:t xml:space="preserve"> criteria,</w:t>
      </w:r>
      <w:ins w:id="282" w:author="Lejla Alic" w:date="2018-12-21T22:41:00Z">
        <w:r w:rsidR="0003302D">
          <w:rPr>
            <w:spacing w:val="-8"/>
          </w:rPr>
          <w:t xml:space="preserve"> i.e.</w:t>
        </w:r>
      </w:ins>
      <w:r w:rsidRPr="00B979A6">
        <w:rPr>
          <w:spacing w:val="-8"/>
        </w:rPr>
        <w:t xml:space="preserve"> </w:t>
      </w:r>
      <w:del w:id="283" w:author="Lejla Alic" w:date="2018-12-21T22:41:00Z">
        <w:r w:rsidRPr="00B979A6" w:rsidDel="0003302D">
          <w:rPr>
            <w:spacing w:val="-8"/>
          </w:rPr>
          <w:delText xml:space="preserve">defining </w:delText>
        </w:r>
      </w:del>
      <w:r w:rsidRPr="00B979A6">
        <w:rPr>
          <w:spacing w:val="-8"/>
        </w:rPr>
        <w:t>fasting glucose level ≥126 mg/</w:t>
      </w:r>
      <w:proofErr w:type="spellStart"/>
      <w:r w:rsidRPr="00B979A6">
        <w:rPr>
          <w:spacing w:val="-8"/>
        </w:rPr>
        <w:t>dL</w:t>
      </w:r>
      <w:proofErr w:type="spellEnd"/>
      <w:r w:rsidRPr="00B979A6">
        <w:rPr>
          <w:spacing w:val="-8"/>
        </w:rPr>
        <w:t xml:space="preserve"> or 2-hour glucose level ≥200 mg/</w:t>
      </w:r>
      <w:proofErr w:type="spellStart"/>
      <w:r w:rsidRPr="00B979A6">
        <w:rPr>
          <w:spacing w:val="-8"/>
        </w:rPr>
        <w:t>dL</w:t>
      </w:r>
      <w:proofErr w:type="spellEnd"/>
      <w:r w:rsidRPr="00B979A6">
        <w:rPr>
          <w:spacing w:val="-8"/>
        </w:rPr>
        <w:t xml:space="preserve"> [19]. Furthermore, all individuals taking anti-diabetic medications </w:t>
      </w:r>
      <w:del w:id="284" w:author="Lejla Alic" w:date="2018-12-21T22:41:00Z">
        <w:r w:rsidRPr="00B979A6" w:rsidDel="0003302D">
          <w:rPr>
            <w:spacing w:val="-8"/>
          </w:rPr>
          <w:delText xml:space="preserve">was </w:delText>
        </w:r>
      </w:del>
      <w:ins w:id="285" w:author="Lejla Alic" w:date="2018-12-21T22:41:00Z">
        <w:r w:rsidR="0003302D">
          <w:rPr>
            <w:spacing w:val="-8"/>
          </w:rPr>
          <w:t>were</w:t>
        </w:r>
        <w:r w:rsidR="0003302D" w:rsidRPr="00B979A6">
          <w:rPr>
            <w:spacing w:val="-8"/>
          </w:rPr>
          <w:t xml:space="preserve"> </w:t>
        </w:r>
      </w:ins>
      <w:r w:rsidRPr="00B979A6">
        <w:rPr>
          <w:spacing w:val="-8"/>
        </w:rPr>
        <w:t xml:space="preserve">also classified as </w:t>
      </w:r>
      <w:r w:rsidR="00806485">
        <w:rPr>
          <w:spacing w:val="-8"/>
        </w:rPr>
        <w:t>having T2DM</w:t>
      </w:r>
      <w:r w:rsidRPr="00B979A6">
        <w:rPr>
          <w:spacing w:val="-8"/>
        </w:rPr>
        <w:t xml:space="preserve">. </w:t>
      </w:r>
      <w:r w:rsidR="00806485">
        <w:rPr>
          <w:spacing w:val="-8"/>
        </w:rPr>
        <w:t>I</w:t>
      </w:r>
      <w:r w:rsidRPr="00B979A6">
        <w:rPr>
          <w:spacing w:val="-8"/>
        </w:rPr>
        <w:t xml:space="preserve">ndividuals </w:t>
      </w:r>
      <w:r w:rsidR="00806485">
        <w:rPr>
          <w:spacing w:val="-8"/>
        </w:rPr>
        <w:t xml:space="preserve">that </w:t>
      </w:r>
      <w:r w:rsidRPr="00B979A6">
        <w:rPr>
          <w:spacing w:val="-8"/>
        </w:rPr>
        <w:t xml:space="preserve">reported </w:t>
      </w:r>
      <w:r w:rsidR="00806485">
        <w:rPr>
          <w:spacing w:val="-8"/>
        </w:rPr>
        <w:t xml:space="preserve">by themselves any </w:t>
      </w:r>
      <w:r w:rsidRPr="00B979A6">
        <w:rPr>
          <w:spacing w:val="-8"/>
        </w:rPr>
        <w:t>cardiovascular event</w:t>
      </w:r>
      <w:r w:rsidR="00806485" w:rsidRPr="00806485">
        <w:rPr>
          <w:spacing w:val="-8"/>
        </w:rPr>
        <w:t xml:space="preserve"> </w:t>
      </w:r>
      <w:r w:rsidR="00806485" w:rsidRPr="00B979A6">
        <w:rPr>
          <w:spacing w:val="-8"/>
        </w:rPr>
        <w:t>such as heart attack, stroke or angina</w:t>
      </w:r>
      <w:r w:rsidRPr="00B979A6">
        <w:rPr>
          <w:spacing w:val="-8"/>
        </w:rPr>
        <w:t xml:space="preserve">, were labeled as </w:t>
      </w:r>
      <w:r w:rsidR="00806485">
        <w:rPr>
          <w:spacing w:val="-8"/>
        </w:rPr>
        <w:t>having cardiovascular disease (</w:t>
      </w:r>
      <w:r w:rsidRPr="00B979A6">
        <w:rPr>
          <w:spacing w:val="-8"/>
        </w:rPr>
        <w:t>CVD</w:t>
      </w:r>
      <w:r w:rsidR="00806485">
        <w:rPr>
          <w:spacing w:val="-8"/>
        </w:rPr>
        <w:t xml:space="preserve">) at the </w:t>
      </w:r>
      <w:r w:rsidR="00F73A2C">
        <w:rPr>
          <w:spacing w:val="-8"/>
        </w:rPr>
        <w:t>follow-up</w:t>
      </w:r>
      <w:r w:rsidRPr="00B979A6">
        <w:rPr>
          <w:spacing w:val="-8"/>
        </w:rPr>
        <w:t xml:space="preserve">. </w:t>
      </w:r>
      <w:r w:rsidR="00806485">
        <w:rPr>
          <w:spacing w:val="-8"/>
        </w:rPr>
        <w:t xml:space="preserve">All other participants </w:t>
      </w:r>
      <w:r w:rsidRPr="00B979A6">
        <w:rPr>
          <w:spacing w:val="-8"/>
        </w:rPr>
        <w:t>without T2DM or self-reported CVD were labeled as healthy</w:t>
      </w:r>
      <w:r w:rsidR="00174D2E">
        <w:rPr>
          <w:spacing w:val="-8"/>
        </w:rPr>
        <w:t xml:space="preserve"> for the case of this study</w:t>
      </w:r>
      <w:r w:rsidRPr="00B979A6">
        <w:rPr>
          <w:spacing w:val="-8"/>
        </w:rPr>
        <w:t xml:space="preserve">. During the course of the </w:t>
      </w:r>
      <w:r w:rsidR="00806485">
        <w:rPr>
          <w:spacing w:val="-8"/>
        </w:rPr>
        <w:t xml:space="preserve">longitudinal </w:t>
      </w:r>
      <w:r w:rsidRPr="00B979A6">
        <w:rPr>
          <w:spacing w:val="-8"/>
        </w:rPr>
        <w:t>study, a total of 171 individuals developed T2DM with 10 individuals also report</w:t>
      </w:r>
      <w:r w:rsidR="00806485">
        <w:rPr>
          <w:spacing w:val="-8"/>
        </w:rPr>
        <w:t>ing</w:t>
      </w:r>
      <w:r w:rsidRPr="00B979A6">
        <w:rPr>
          <w:spacing w:val="-8"/>
        </w:rPr>
        <w:t xml:space="preserve"> at least one cardiovascular event</w:t>
      </w:r>
      <w:r w:rsidR="00256C3D">
        <w:rPr>
          <w:spacing w:val="-8"/>
        </w:rPr>
        <w:t>.</w:t>
      </w:r>
      <w:r w:rsidR="00174D2E" w:rsidRPr="00B979A6">
        <w:rPr>
          <w:spacing w:val="-8"/>
        </w:rPr>
        <w:t xml:space="preserve"> </w:t>
      </w:r>
      <w:r w:rsidRPr="00B979A6">
        <w:rPr>
          <w:spacing w:val="-8"/>
        </w:rPr>
        <w:t xml:space="preserve">The incidence rate of T2DM </w:t>
      </w:r>
      <w:r w:rsidR="00F73A2C">
        <w:rPr>
          <w:spacing w:val="-8"/>
        </w:rPr>
        <w:t>in</w:t>
      </w:r>
      <w:r w:rsidRPr="00B979A6">
        <w:rPr>
          <w:spacing w:val="-8"/>
        </w:rPr>
        <w:t xml:space="preserve"> </w:t>
      </w:r>
      <w:r w:rsidR="00806485">
        <w:rPr>
          <w:spacing w:val="-8"/>
        </w:rPr>
        <w:t>the second cohort of the SAHS</w:t>
      </w:r>
      <w:r w:rsidRPr="00B979A6">
        <w:rPr>
          <w:spacing w:val="-8"/>
        </w:rPr>
        <w:t xml:space="preserve"> population was 1</w:t>
      </w:r>
      <w:r w:rsidR="004171D2">
        <w:rPr>
          <w:spacing w:val="-8"/>
        </w:rPr>
        <w:t>0</w:t>
      </w:r>
      <w:r w:rsidRPr="00B979A6">
        <w:rPr>
          <w:spacing w:val="-8"/>
        </w:rPr>
        <w:t>.</w:t>
      </w:r>
      <w:r w:rsidR="004171D2">
        <w:rPr>
          <w:spacing w:val="-8"/>
        </w:rPr>
        <w:t xml:space="preserve">79 </w:t>
      </w:r>
      <w:r w:rsidRPr="00B979A6">
        <w:rPr>
          <w:spacing w:val="-8"/>
        </w:rPr>
        <w:t>%.</w:t>
      </w:r>
      <w:r w:rsidR="004171D2">
        <w:rPr>
          <w:spacing w:val="-8"/>
        </w:rPr>
        <w:t xml:space="preserve"> Table 1 shows the population distribution</w:t>
      </w:r>
      <w:del w:id="286" w:author="Lejla Alic" w:date="2018-12-26T16:08:00Z">
        <w:r w:rsidR="004171D2" w:rsidDel="001A6172">
          <w:rPr>
            <w:spacing w:val="-8"/>
          </w:rPr>
          <w:delText xml:space="preserve"> in terms of the four classes</w:delText>
        </w:r>
      </w:del>
      <w:r w:rsidR="004171D2">
        <w:rPr>
          <w:spacing w:val="-8"/>
        </w:rPr>
        <w:t>. The distribution in terms of the ethnicity shows that the prevalence of T2DM among the MA individuals more than double than the NHW population.</w:t>
      </w:r>
    </w:p>
    <w:p w14:paraId="50E796F9" w14:textId="1B1823E1" w:rsidR="006F3883" w:rsidRDefault="006F3883" w:rsidP="003968EB">
      <w:pPr>
        <w:pStyle w:val="BodyText"/>
        <w:kinsoku w:val="0"/>
        <w:overflowPunct w:val="0"/>
        <w:spacing w:line="362" w:lineRule="auto"/>
        <w:ind w:left="1771" w:right="907"/>
      </w:pPr>
      <w:r>
        <w:rPr>
          <w:spacing w:val="-4"/>
        </w:rPr>
        <w:t xml:space="preserve">Table </w:t>
      </w:r>
      <w:r>
        <w:t xml:space="preserve">1: The classification of the </w:t>
      </w:r>
      <w:r>
        <w:rPr>
          <w:spacing w:val="-3"/>
        </w:rPr>
        <w:t>1</w:t>
      </w:r>
      <w:r>
        <w:rPr>
          <w:rFonts w:ascii="Franklin Gothic Book" w:hAnsi="Franklin Gothic Book" w:cs="Franklin Gothic Book"/>
          <w:spacing w:val="-3"/>
        </w:rPr>
        <w:t>,</w:t>
      </w:r>
      <w:r>
        <w:rPr>
          <w:spacing w:val="-3"/>
        </w:rPr>
        <w:t>49</w:t>
      </w:r>
      <w:r w:rsidR="003968EB">
        <w:rPr>
          <w:spacing w:val="-3"/>
        </w:rPr>
        <w:t>2</w:t>
      </w:r>
      <w:r>
        <w:rPr>
          <w:spacing w:val="-3"/>
        </w:rPr>
        <w:t xml:space="preserve"> </w:t>
      </w:r>
      <w:r>
        <w:t>subjects used in this</w:t>
      </w:r>
      <w:r>
        <w:rPr>
          <w:spacing w:val="-4"/>
        </w:rPr>
        <w:t xml:space="preserve"> </w:t>
      </w:r>
      <w:r>
        <w:t>study</w:t>
      </w:r>
    </w:p>
    <w:tbl>
      <w:tblPr>
        <w:tblW w:w="0" w:type="auto"/>
        <w:tblInd w:w="249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7"/>
        <w:gridCol w:w="704"/>
        <w:gridCol w:w="742"/>
        <w:gridCol w:w="567"/>
        <w:gridCol w:w="1091"/>
      </w:tblGrid>
      <w:tr w:rsidR="00F73A2C" w:rsidRPr="00251344" w14:paraId="45C3BA6A" w14:textId="77777777" w:rsidTr="00F33302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  <w:vAlign w:val="center"/>
          </w:tcPr>
          <w:p w14:paraId="78D5DF76" w14:textId="291B7D59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ind w:left="134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  <w:vAlign w:val="center"/>
          </w:tcPr>
          <w:p w14:paraId="5F97A632" w14:textId="1B3C715E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ind w:left="134"/>
              <w:jc w:val="center"/>
              <w:rPr>
                <w:sz w:val="18"/>
                <w:szCs w:val="18"/>
              </w:rPr>
            </w:pPr>
            <w:r w:rsidRPr="00F33302">
              <w:rPr>
                <w:sz w:val="18"/>
                <w:szCs w:val="18"/>
              </w:rPr>
              <w:t>Healthy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  <w:vAlign w:val="center"/>
          </w:tcPr>
          <w:p w14:paraId="57CFC0E7" w14:textId="08C2996A" w:rsidR="00F73A2C" w:rsidRPr="00F33302" w:rsidRDefault="004171D2" w:rsidP="003968EB">
            <w:pPr>
              <w:pStyle w:val="TableParagraph"/>
              <w:kinsoku w:val="0"/>
              <w:overflowPunct w:val="0"/>
              <w:spacing w:before="86" w:line="362" w:lineRule="auto"/>
              <w:ind w:left="252"/>
              <w:jc w:val="center"/>
              <w:rPr>
                <w:sz w:val="18"/>
                <w:szCs w:val="18"/>
              </w:rPr>
            </w:pPr>
            <w:r w:rsidRPr="00F33302">
              <w:rPr>
                <w:sz w:val="18"/>
                <w:szCs w:val="18"/>
              </w:rPr>
              <w:t>T2DM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  <w:vAlign w:val="center"/>
          </w:tcPr>
          <w:p w14:paraId="5828379B" w14:textId="77777777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ind w:left="186"/>
              <w:jc w:val="center"/>
              <w:rPr>
                <w:sz w:val="18"/>
                <w:szCs w:val="18"/>
              </w:rPr>
            </w:pPr>
            <w:r w:rsidRPr="00F33302">
              <w:rPr>
                <w:sz w:val="18"/>
                <w:szCs w:val="18"/>
              </w:rPr>
              <w:t>CVD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24" w:space="0" w:color="000000"/>
              <w:right w:val="nil"/>
            </w:tcBorders>
            <w:vAlign w:val="center"/>
          </w:tcPr>
          <w:p w14:paraId="19EA1F69" w14:textId="76FA627E" w:rsidR="00F73A2C" w:rsidRPr="00F33302" w:rsidRDefault="004171D2" w:rsidP="003968EB">
            <w:pPr>
              <w:pStyle w:val="TableParagraph"/>
              <w:kinsoku w:val="0"/>
              <w:overflowPunct w:val="0"/>
              <w:spacing w:before="86" w:line="362" w:lineRule="auto"/>
              <w:ind w:left="119"/>
              <w:jc w:val="center"/>
              <w:rPr>
                <w:sz w:val="18"/>
                <w:szCs w:val="18"/>
              </w:rPr>
            </w:pPr>
            <w:r w:rsidRPr="00F33302">
              <w:rPr>
                <w:sz w:val="18"/>
                <w:szCs w:val="18"/>
              </w:rPr>
              <w:t>T2DM</w:t>
            </w:r>
            <w:r w:rsidR="00F73A2C" w:rsidRPr="00F33302">
              <w:rPr>
                <w:sz w:val="18"/>
                <w:szCs w:val="18"/>
              </w:rPr>
              <w:t>+CV</w:t>
            </w:r>
            <w:r w:rsidRPr="00F33302">
              <w:rPr>
                <w:sz w:val="18"/>
                <w:szCs w:val="18"/>
              </w:rPr>
              <w:t>D</w:t>
            </w:r>
          </w:p>
        </w:tc>
      </w:tr>
      <w:tr w:rsidR="00F73A2C" w:rsidRPr="00251344" w14:paraId="5D0A10AF" w14:textId="77777777" w:rsidTr="00F33302">
        <w:trPr>
          <w:trHeight w:val="288"/>
        </w:trPr>
        <w:tc>
          <w:tcPr>
            <w:tcW w:w="0" w:type="auto"/>
            <w:tcBorders>
              <w:top w:val="single" w:sz="24" w:space="0" w:color="000000"/>
              <w:left w:val="nil"/>
              <w:right w:val="nil"/>
            </w:tcBorders>
            <w:vAlign w:val="center"/>
          </w:tcPr>
          <w:p w14:paraId="2B02FF99" w14:textId="08DEDF65" w:rsidR="00F73A2C" w:rsidRPr="00F33302" w:rsidRDefault="003968EB" w:rsidP="003968EB">
            <w:pPr>
              <w:pStyle w:val="TableParagraph"/>
              <w:kinsoku w:val="0"/>
              <w:overflowPunct w:val="0"/>
              <w:spacing w:before="86" w:line="362" w:lineRule="auto"/>
              <w:ind w:left="2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Total</w:t>
            </w:r>
          </w:p>
        </w:tc>
        <w:tc>
          <w:tcPr>
            <w:tcW w:w="0" w:type="auto"/>
            <w:tcBorders>
              <w:top w:val="single" w:sz="24" w:space="0" w:color="000000"/>
              <w:left w:val="nil"/>
              <w:right w:val="nil"/>
            </w:tcBorders>
            <w:vAlign w:val="center"/>
          </w:tcPr>
          <w:p w14:paraId="00D341FD" w14:textId="02E6879C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ind w:left="2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1</w:t>
            </w:r>
            <w:r w:rsidR="003968EB" w:rsidRPr="00F33302">
              <w:rPr>
                <w:rFonts w:ascii="Franklin Gothic Book" w:hAnsi="Franklin Gothic Book" w:cs="Franklin Gothic Book"/>
                <w:sz w:val="16"/>
                <w:szCs w:val="18"/>
              </w:rPr>
              <w:t>,</w:t>
            </w:r>
            <w:r w:rsidRPr="00F33302">
              <w:rPr>
                <w:sz w:val="16"/>
                <w:szCs w:val="18"/>
              </w:rPr>
              <w:t>2</w:t>
            </w:r>
            <w:r w:rsidR="003968EB" w:rsidRPr="00F33302">
              <w:rPr>
                <w:sz w:val="16"/>
                <w:szCs w:val="18"/>
              </w:rPr>
              <w:t>77</w:t>
            </w:r>
          </w:p>
        </w:tc>
        <w:tc>
          <w:tcPr>
            <w:tcW w:w="0" w:type="auto"/>
            <w:tcBorders>
              <w:top w:val="single" w:sz="24" w:space="0" w:color="000000"/>
              <w:left w:val="nil"/>
              <w:right w:val="nil"/>
            </w:tcBorders>
            <w:vAlign w:val="center"/>
          </w:tcPr>
          <w:p w14:paraId="43973358" w14:textId="77777777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ind w:left="297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161</w:t>
            </w:r>
          </w:p>
        </w:tc>
        <w:tc>
          <w:tcPr>
            <w:tcW w:w="0" w:type="auto"/>
            <w:tcBorders>
              <w:top w:val="single" w:sz="24" w:space="0" w:color="000000"/>
              <w:left w:val="nil"/>
              <w:right w:val="nil"/>
            </w:tcBorders>
            <w:vAlign w:val="center"/>
          </w:tcPr>
          <w:p w14:paraId="1A9985CC" w14:textId="77777777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44</w:t>
            </w:r>
          </w:p>
        </w:tc>
        <w:tc>
          <w:tcPr>
            <w:tcW w:w="0" w:type="auto"/>
            <w:tcBorders>
              <w:top w:val="single" w:sz="24" w:space="0" w:color="000000"/>
              <w:left w:val="nil"/>
              <w:right w:val="nil"/>
            </w:tcBorders>
            <w:vAlign w:val="center"/>
          </w:tcPr>
          <w:p w14:paraId="0EAEA559" w14:textId="77777777" w:rsidR="00F73A2C" w:rsidRPr="00F33302" w:rsidRDefault="00F73A2C" w:rsidP="003968EB">
            <w:pPr>
              <w:pStyle w:val="TableParagraph"/>
              <w:kinsoku w:val="0"/>
              <w:overflowPunct w:val="0"/>
              <w:spacing w:before="86" w:line="362" w:lineRule="auto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10</w:t>
            </w:r>
          </w:p>
        </w:tc>
      </w:tr>
      <w:tr w:rsidR="00F73A2C" w:rsidRPr="00251344" w14:paraId="701F7B52" w14:textId="77777777" w:rsidTr="00F33302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662CDE" w14:textId="77777777" w:rsidR="00F73A2C" w:rsidRPr="00F33302" w:rsidRDefault="00F73A2C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2F031B" w14:textId="3F012442" w:rsidR="00F73A2C" w:rsidRPr="00F33302" w:rsidRDefault="00F73A2C" w:rsidP="004171D2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85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="004171D2" w:rsidRPr="00F33302">
              <w:rPr>
                <w:sz w:val="16"/>
                <w:szCs w:val="18"/>
              </w:rPr>
              <w:t>56</w:t>
            </w:r>
            <w:r w:rsidRPr="00F33302">
              <w:rPr>
                <w:spacing w:val="-14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97147A" w14:textId="03B1E95B" w:rsidR="00F73A2C" w:rsidRPr="00F33302" w:rsidRDefault="00F73A2C" w:rsidP="004171D2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10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Pr="00F33302">
              <w:rPr>
                <w:sz w:val="16"/>
                <w:szCs w:val="18"/>
              </w:rPr>
              <w:t>7</w:t>
            </w:r>
            <w:r w:rsidR="004171D2" w:rsidRPr="00F33302">
              <w:rPr>
                <w:sz w:val="16"/>
                <w:szCs w:val="18"/>
              </w:rPr>
              <w:t>9</w:t>
            </w:r>
            <w:r w:rsidRPr="00F33302">
              <w:rPr>
                <w:spacing w:val="-14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F954DA" w14:textId="768C4311" w:rsidR="00F73A2C" w:rsidRPr="00F33302" w:rsidRDefault="00F73A2C" w:rsidP="004171D2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2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Pr="00F33302">
              <w:rPr>
                <w:sz w:val="16"/>
                <w:szCs w:val="18"/>
              </w:rPr>
              <w:t>9</w:t>
            </w:r>
            <w:r w:rsidR="004171D2" w:rsidRPr="00F33302">
              <w:rPr>
                <w:sz w:val="16"/>
                <w:szCs w:val="18"/>
              </w:rPr>
              <w:t>5</w:t>
            </w:r>
            <w:r w:rsidRPr="00F33302">
              <w:rPr>
                <w:spacing w:val="-13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2390271" w14:textId="77777777" w:rsidR="00F73A2C" w:rsidRPr="00F33302" w:rsidRDefault="00F73A2C" w:rsidP="003968EB">
            <w:pPr>
              <w:pStyle w:val="TableParagraph"/>
              <w:kinsoku w:val="0"/>
              <w:overflowPunct w:val="0"/>
              <w:spacing w:before="25" w:line="362" w:lineRule="auto"/>
              <w:ind w:left="302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0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Pr="00F33302">
              <w:rPr>
                <w:sz w:val="16"/>
                <w:szCs w:val="18"/>
              </w:rPr>
              <w:t>67</w:t>
            </w:r>
            <w:r w:rsidRPr="00F33302">
              <w:rPr>
                <w:spacing w:val="-13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</w:tr>
      <w:tr w:rsidR="003968EB" w:rsidRPr="00251344" w14:paraId="5FAAAC10" w14:textId="77777777" w:rsidTr="00F33302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2C0F34D1" w14:textId="06491DB9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MA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E6A0ABE" w14:textId="34810313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836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252B0C8B" w14:textId="0238A8B1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131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7F8CEB16" w14:textId="1DFEEA98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C23ACD7" w14:textId="53BECF19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302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7</w:t>
            </w:r>
          </w:p>
        </w:tc>
      </w:tr>
      <w:tr w:rsidR="003968EB" w:rsidRPr="00251344" w14:paraId="2493C1EF" w14:textId="77777777" w:rsidTr="00F33302">
        <w:trPr>
          <w:trHeight w:val="288"/>
        </w:trPr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FEA6F1" w14:textId="77777777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1572505" w14:textId="49A674A3" w:rsidR="003968EB" w:rsidRPr="00F33302" w:rsidRDefault="004171D2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83.77</w:t>
            </w:r>
            <w:r w:rsidR="003968EB" w:rsidRPr="00F33302">
              <w:rPr>
                <w:spacing w:val="-14"/>
                <w:sz w:val="16"/>
                <w:szCs w:val="18"/>
              </w:rPr>
              <w:t xml:space="preserve"> </w:t>
            </w:r>
            <w:r w:rsidR="003968EB"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73416DE" w14:textId="5CEB9B5E" w:rsidR="003968EB" w:rsidRPr="00F33302" w:rsidRDefault="003968EB" w:rsidP="004171D2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1</w:t>
            </w:r>
            <w:r w:rsidR="004171D2" w:rsidRPr="00F33302">
              <w:rPr>
                <w:sz w:val="16"/>
                <w:szCs w:val="18"/>
              </w:rPr>
              <w:t>3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="004171D2" w:rsidRPr="00F33302">
              <w:rPr>
                <w:sz w:val="16"/>
                <w:szCs w:val="18"/>
              </w:rPr>
              <w:t>13</w:t>
            </w:r>
            <w:r w:rsidRPr="00F33302">
              <w:rPr>
                <w:spacing w:val="-14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45E2BA0" w14:textId="431F6B94" w:rsidR="003968EB" w:rsidRPr="00F33302" w:rsidRDefault="003968EB" w:rsidP="004171D2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2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="004171D2" w:rsidRPr="00F33302">
              <w:rPr>
                <w:sz w:val="16"/>
                <w:szCs w:val="18"/>
              </w:rPr>
              <w:t>40</w:t>
            </w:r>
            <w:r w:rsidRPr="00F33302">
              <w:rPr>
                <w:spacing w:val="-13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BC5EF6" w14:textId="7A74EA65" w:rsidR="003968EB" w:rsidRPr="00F33302" w:rsidRDefault="003968EB" w:rsidP="004171D2">
            <w:pPr>
              <w:pStyle w:val="TableParagraph"/>
              <w:kinsoku w:val="0"/>
              <w:overflowPunct w:val="0"/>
              <w:spacing w:before="25" w:line="362" w:lineRule="auto"/>
              <w:ind w:left="302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0</w:t>
            </w:r>
            <w:r w:rsidRPr="00F33302">
              <w:rPr>
                <w:rFonts w:ascii="Franklin Gothic Book" w:hAnsi="Franklin Gothic Book" w:cs="Franklin Gothic Book"/>
                <w:sz w:val="16"/>
                <w:szCs w:val="18"/>
              </w:rPr>
              <w:t>.</w:t>
            </w:r>
            <w:r w:rsidR="004171D2" w:rsidRPr="00F33302">
              <w:rPr>
                <w:sz w:val="16"/>
                <w:szCs w:val="18"/>
              </w:rPr>
              <w:t>70</w:t>
            </w:r>
            <w:r w:rsidRPr="00F33302">
              <w:rPr>
                <w:spacing w:val="-13"/>
                <w:sz w:val="16"/>
                <w:szCs w:val="18"/>
              </w:rPr>
              <w:t xml:space="preserve"> </w:t>
            </w:r>
            <w:r w:rsidRPr="00F33302">
              <w:rPr>
                <w:sz w:val="16"/>
                <w:szCs w:val="18"/>
              </w:rPr>
              <w:t>%</w:t>
            </w:r>
          </w:p>
        </w:tc>
      </w:tr>
      <w:tr w:rsidR="003968EB" w:rsidRPr="00251344" w14:paraId="54ED3335" w14:textId="77777777" w:rsidTr="00F33302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408701E" w14:textId="06DB9913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lastRenderedPageBreak/>
              <w:t>NHW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2C20F7B" w14:textId="56DA86B1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441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9D8C0B1" w14:textId="7CA736A7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B652C6E" w14:textId="16B2A58F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366418B" w14:textId="75245107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302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3</w:t>
            </w:r>
          </w:p>
        </w:tc>
      </w:tr>
      <w:tr w:rsidR="003968EB" w:rsidRPr="00251344" w14:paraId="197FA05A" w14:textId="77777777" w:rsidTr="00F33302">
        <w:trPr>
          <w:trHeight w:val="288"/>
        </w:trPr>
        <w:tc>
          <w:tcPr>
            <w:tcW w:w="0" w:type="auto"/>
            <w:tcBorders>
              <w:left w:val="nil"/>
              <w:bottom w:val="single" w:sz="6" w:space="0" w:color="000000"/>
              <w:right w:val="nil"/>
            </w:tcBorders>
            <w:vAlign w:val="center"/>
          </w:tcPr>
          <w:p w14:paraId="12DBE0E3" w14:textId="77777777" w:rsidR="003968EB" w:rsidRPr="00F33302" w:rsidRDefault="003968EB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</w:p>
        </w:tc>
        <w:tc>
          <w:tcPr>
            <w:tcW w:w="0" w:type="auto"/>
            <w:tcBorders>
              <w:left w:val="nil"/>
              <w:bottom w:val="single" w:sz="6" w:space="0" w:color="000000"/>
              <w:right w:val="nil"/>
            </w:tcBorders>
            <w:vAlign w:val="center"/>
          </w:tcPr>
          <w:p w14:paraId="184F116D" w14:textId="78184667" w:rsidR="003968EB" w:rsidRPr="00F33302" w:rsidRDefault="004171D2" w:rsidP="00F33302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 xml:space="preserve">89.27%      </w:t>
            </w:r>
          </w:p>
        </w:tc>
        <w:tc>
          <w:tcPr>
            <w:tcW w:w="0" w:type="auto"/>
            <w:tcBorders>
              <w:left w:val="nil"/>
              <w:bottom w:val="single" w:sz="6" w:space="0" w:color="000000"/>
              <w:right w:val="nil"/>
            </w:tcBorders>
            <w:vAlign w:val="center"/>
          </w:tcPr>
          <w:p w14:paraId="2C5C357A" w14:textId="3FFF37AF" w:rsidR="003968EB" w:rsidRPr="00F33302" w:rsidRDefault="004171D2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6.07</w:t>
            </w:r>
            <w:r w:rsidR="003968EB" w:rsidRPr="00F33302">
              <w:rPr>
                <w:spacing w:val="-14"/>
                <w:sz w:val="16"/>
                <w:szCs w:val="18"/>
              </w:rPr>
              <w:t xml:space="preserve"> </w:t>
            </w:r>
            <w:r w:rsidR="003968EB"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left w:val="nil"/>
              <w:bottom w:val="single" w:sz="6" w:space="0" w:color="000000"/>
              <w:right w:val="nil"/>
            </w:tcBorders>
            <w:vAlign w:val="center"/>
          </w:tcPr>
          <w:p w14:paraId="687C499B" w14:textId="3750A021" w:rsidR="003968EB" w:rsidRPr="00F33302" w:rsidRDefault="004171D2" w:rsidP="003968EB">
            <w:pPr>
              <w:pStyle w:val="TableParagraph"/>
              <w:kinsoku w:val="0"/>
              <w:overflowPunct w:val="0"/>
              <w:spacing w:before="25" w:line="362" w:lineRule="auto"/>
              <w:ind w:left="119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4.05</w:t>
            </w:r>
            <w:r w:rsidR="003968EB" w:rsidRPr="00F33302">
              <w:rPr>
                <w:spacing w:val="-13"/>
                <w:sz w:val="16"/>
                <w:szCs w:val="18"/>
              </w:rPr>
              <w:t xml:space="preserve"> </w:t>
            </w:r>
            <w:r w:rsidR="003968EB" w:rsidRPr="00F33302">
              <w:rPr>
                <w:sz w:val="16"/>
                <w:szCs w:val="18"/>
              </w:rPr>
              <w:t>%</w:t>
            </w:r>
          </w:p>
        </w:tc>
        <w:tc>
          <w:tcPr>
            <w:tcW w:w="0" w:type="auto"/>
            <w:tcBorders>
              <w:left w:val="nil"/>
              <w:bottom w:val="single" w:sz="6" w:space="0" w:color="000000"/>
              <w:right w:val="nil"/>
            </w:tcBorders>
            <w:vAlign w:val="center"/>
          </w:tcPr>
          <w:p w14:paraId="0320B9AC" w14:textId="36430A58" w:rsidR="003968EB" w:rsidRPr="00F33302" w:rsidRDefault="003968EB" w:rsidP="00E241DE">
            <w:pPr>
              <w:pStyle w:val="TableParagraph"/>
              <w:numPr>
                <w:ilvl w:val="1"/>
                <w:numId w:val="6"/>
              </w:numPr>
              <w:kinsoku w:val="0"/>
              <w:overflowPunct w:val="0"/>
              <w:spacing w:before="25" w:line="362" w:lineRule="auto"/>
              <w:jc w:val="center"/>
              <w:rPr>
                <w:sz w:val="16"/>
                <w:szCs w:val="18"/>
              </w:rPr>
            </w:pPr>
            <w:r w:rsidRPr="00F33302">
              <w:rPr>
                <w:sz w:val="16"/>
                <w:szCs w:val="18"/>
              </w:rPr>
              <w:t>%</w:t>
            </w:r>
          </w:p>
        </w:tc>
      </w:tr>
    </w:tbl>
    <w:p w14:paraId="02CAE391" w14:textId="77777777" w:rsidR="006F3883" w:rsidRDefault="006F3883" w:rsidP="00B024CB">
      <w:pPr>
        <w:spacing w:line="362" w:lineRule="auto"/>
        <w:sectPr w:rsidR="006F3883">
          <w:footerReference w:type="default" r:id="rId10"/>
          <w:pgSz w:w="12240" w:h="15840"/>
          <w:pgMar w:top="1500" w:right="1720" w:bottom="1940" w:left="1720" w:header="0" w:footer="1745" w:gutter="0"/>
          <w:cols w:space="720"/>
          <w:noEndnote/>
        </w:sectPr>
      </w:pPr>
    </w:p>
    <w:p w14:paraId="0F2B8119" w14:textId="67D2B3F8" w:rsidR="00E241DE" w:rsidRDefault="00E241DE" w:rsidP="00FA6E9F">
      <w:pPr>
        <w:pStyle w:val="Heading3"/>
        <w:tabs>
          <w:tab w:val="left" w:pos="1494"/>
        </w:tabs>
        <w:kinsoku w:val="0"/>
        <w:overflowPunct w:val="0"/>
        <w:spacing w:line="362" w:lineRule="auto"/>
        <w:ind w:left="990" w:right="880" w:firstLine="270"/>
        <w:jc w:val="both"/>
        <w:rPr>
          <w:b w:val="0"/>
          <w:bCs w:val="0"/>
          <w:spacing w:val="-8"/>
          <w:sz w:val="20"/>
          <w:szCs w:val="20"/>
        </w:rPr>
      </w:pPr>
      <w:r>
        <w:rPr>
          <w:b w:val="0"/>
          <w:bCs w:val="0"/>
          <w:spacing w:val="-8"/>
          <w:sz w:val="20"/>
          <w:szCs w:val="20"/>
        </w:rPr>
        <w:lastRenderedPageBreak/>
        <w:t xml:space="preserve">The </w:t>
      </w:r>
      <w:del w:id="287" w:author="Lejla Alic" w:date="2018-12-21T22:45:00Z">
        <w:r w:rsidDel="005D3CA4">
          <w:rPr>
            <w:b w:val="0"/>
            <w:bCs w:val="0"/>
            <w:spacing w:val="-8"/>
            <w:sz w:val="20"/>
            <w:szCs w:val="20"/>
          </w:rPr>
          <w:delText xml:space="preserve">SAHS </w:delText>
        </w:r>
      </w:del>
      <w:r>
        <w:rPr>
          <w:b w:val="0"/>
          <w:bCs w:val="0"/>
          <w:spacing w:val="-8"/>
          <w:sz w:val="20"/>
          <w:szCs w:val="20"/>
        </w:rPr>
        <w:t>data</w:t>
      </w:r>
      <w:ins w:id="288" w:author="Lejla Alic" w:date="2018-12-21T22:45:00Z">
        <w:r w:rsidR="005D3CA4">
          <w:rPr>
            <w:b w:val="0"/>
            <w:bCs w:val="0"/>
            <w:spacing w:val="-8"/>
            <w:sz w:val="20"/>
            <w:szCs w:val="20"/>
          </w:rPr>
          <w:t xml:space="preserve"> used in this study </w:t>
        </w:r>
      </w:ins>
      <w:del w:id="289" w:author="Lejla Alic" w:date="2018-12-21T22:45:00Z">
        <w:r w:rsidDel="005D3CA4">
          <w:rPr>
            <w:b w:val="0"/>
            <w:bCs w:val="0"/>
            <w:spacing w:val="-8"/>
            <w:sz w:val="20"/>
            <w:szCs w:val="20"/>
          </w:rPr>
          <w:delText xml:space="preserve">set </w:delText>
        </w:r>
      </w:del>
      <w:r>
        <w:rPr>
          <w:b w:val="0"/>
          <w:bCs w:val="0"/>
          <w:spacing w:val="-8"/>
          <w:sz w:val="20"/>
          <w:szCs w:val="20"/>
        </w:rPr>
        <w:t>consist</w:t>
      </w:r>
      <w:ins w:id="290" w:author="Lejla Alic" w:date="2018-12-21T22:45:00Z">
        <w:r w:rsidR="005D3CA4">
          <w:rPr>
            <w:b w:val="0"/>
            <w:bCs w:val="0"/>
            <w:spacing w:val="-8"/>
            <w:sz w:val="20"/>
            <w:szCs w:val="20"/>
          </w:rPr>
          <w:t>s</w:t>
        </w:r>
      </w:ins>
      <w:del w:id="291" w:author="Lejla Alic" w:date="2018-12-21T22:45:00Z">
        <w:r w:rsidDel="005D3CA4">
          <w:rPr>
            <w:b w:val="0"/>
            <w:bCs w:val="0"/>
            <w:spacing w:val="-8"/>
            <w:sz w:val="20"/>
            <w:szCs w:val="20"/>
          </w:rPr>
          <w:delText>ed</w:delText>
        </w:r>
      </w:del>
      <w:r>
        <w:rPr>
          <w:b w:val="0"/>
          <w:bCs w:val="0"/>
          <w:spacing w:val="-8"/>
          <w:sz w:val="20"/>
          <w:szCs w:val="20"/>
        </w:rPr>
        <w:t xml:space="preserve"> of the blood glucose and insulin </w:t>
      </w:r>
      <w:del w:id="292" w:author="Lejla Alic" w:date="2018-12-21T22:45:00Z">
        <w:r w:rsidDel="005D3CA4">
          <w:rPr>
            <w:b w:val="0"/>
            <w:bCs w:val="0"/>
            <w:spacing w:val="-8"/>
            <w:sz w:val="20"/>
            <w:szCs w:val="20"/>
          </w:rPr>
          <w:delText xml:space="preserve">values </w:delText>
        </w:r>
      </w:del>
      <w:ins w:id="293" w:author="Lejla Alic" w:date="2018-12-21T22:45:00Z">
        <w:r w:rsidR="005D3CA4">
          <w:rPr>
            <w:b w:val="0"/>
            <w:bCs w:val="0"/>
            <w:spacing w:val="-8"/>
            <w:sz w:val="20"/>
            <w:szCs w:val="20"/>
          </w:rPr>
          <w:t xml:space="preserve">concentrations </w:t>
        </w:r>
      </w:ins>
      <w:del w:id="294" w:author="Lejla Alic" w:date="2018-12-21T22:45:00Z">
        <w:r w:rsidDel="005D3CA4">
          <w:rPr>
            <w:b w:val="0"/>
            <w:bCs w:val="0"/>
            <w:spacing w:val="-8"/>
            <w:sz w:val="20"/>
            <w:szCs w:val="20"/>
          </w:rPr>
          <w:delText xml:space="preserve">recorded </w:delText>
        </w:r>
      </w:del>
      <w:ins w:id="295" w:author="Lejla Alic" w:date="2018-12-21T22:45:00Z">
        <w:r w:rsidR="005D3CA4">
          <w:rPr>
            <w:b w:val="0"/>
            <w:bCs w:val="0"/>
            <w:spacing w:val="-8"/>
            <w:sz w:val="20"/>
            <w:szCs w:val="20"/>
          </w:rPr>
          <w:t xml:space="preserve">sampled </w:t>
        </w:r>
      </w:ins>
      <w:r>
        <w:rPr>
          <w:b w:val="0"/>
          <w:bCs w:val="0"/>
          <w:spacing w:val="-8"/>
          <w:sz w:val="20"/>
          <w:szCs w:val="20"/>
        </w:rPr>
        <w:t xml:space="preserve">at baseline, </w:t>
      </w:r>
      <w:ins w:id="296" w:author="Lejla Alic" w:date="2018-12-21T22:44:00Z">
        <w:r w:rsidR="005D3CA4">
          <w:rPr>
            <w:b w:val="0"/>
            <w:bCs w:val="0"/>
            <w:spacing w:val="-8"/>
            <w:sz w:val="20"/>
            <w:szCs w:val="20"/>
          </w:rPr>
          <w:t xml:space="preserve">and at </w:t>
        </w:r>
      </w:ins>
      <w:r>
        <w:rPr>
          <w:b w:val="0"/>
          <w:bCs w:val="0"/>
          <w:spacing w:val="-8"/>
          <w:sz w:val="20"/>
          <w:szCs w:val="20"/>
        </w:rPr>
        <w:t xml:space="preserve">30, 60 and 120 minute </w:t>
      </w:r>
      <w:del w:id="297" w:author="Lejla Alic" w:date="2018-12-21T22:44:00Z">
        <w:r w:rsidDel="005D3CA4">
          <w:rPr>
            <w:b w:val="0"/>
            <w:bCs w:val="0"/>
            <w:spacing w:val="-8"/>
            <w:sz w:val="20"/>
            <w:szCs w:val="20"/>
          </w:rPr>
          <w:delText>intervals</w:delText>
        </w:r>
      </w:del>
      <w:ins w:id="298" w:author="Lejla Alic" w:date="2018-12-21T22:44:00Z">
        <w:r w:rsidR="005D3CA4">
          <w:rPr>
            <w:b w:val="0"/>
            <w:bCs w:val="0"/>
            <w:spacing w:val="-8"/>
            <w:sz w:val="20"/>
            <w:szCs w:val="20"/>
          </w:rPr>
          <w:t>thereafter</w:t>
        </w:r>
      </w:ins>
      <w:r>
        <w:rPr>
          <w:b w:val="0"/>
          <w:bCs w:val="0"/>
          <w:spacing w:val="-8"/>
          <w:sz w:val="20"/>
          <w:szCs w:val="20"/>
        </w:rPr>
        <w:t xml:space="preserve">. </w:t>
      </w:r>
      <w:ins w:id="299" w:author="Lejla Alic" w:date="2018-12-21T22:46:00Z">
        <w:r w:rsidR="00FA6E9F">
          <w:rPr>
            <w:b w:val="0"/>
            <w:bCs w:val="0"/>
            <w:spacing w:val="-8"/>
            <w:sz w:val="20"/>
            <w:szCs w:val="20"/>
          </w:rPr>
          <w:t>The individuals are labeled at</w:t>
        </w:r>
      </w:ins>
      <w:del w:id="300" w:author="Lejla Alic" w:date="2018-12-21T22:46:00Z">
        <w:r w:rsidDel="00FA6E9F">
          <w:rPr>
            <w:b w:val="0"/>
            <w:bCs w:val="0"/>
            <w:spacing w:val="-8"/>
            <w:sz w:val="20"/>
            <w:szCs w:val="20"/>
          </w:rPr>
          <w:delText>According to</w:delText>
        </w:r>
      </w:del>
      <w:r>
        <w:rPr>
          <w:b w:val="0"/>
          <w:bCs w:val="0"/>
          <w:spacing w:val="-8"/>
          <w:sz w:val="20"/>
          <w:szCs w:val="20"/>
        </w:rPr>
        <w:t xml:space="preserve"> the </w:t>
      </w:r>
      <w:ins w:id="301" w:author="Lejla Alic" w:date="2018-12-21T22:44:00Z">
        <w:r w:rsidR="005D3CA4">
          <w:rPr>
            <w:b w:val="0"/>
            <w:bCs w:val="0"/>
            <w:spacing w:val="-8"/>
            <w:sz w:val="20"/>
            <w:szCs w:val="20"/>
          </w:rPr>
          <w:t xml:space="preserve">SAHS </w:t>
        </w:r>
      </w:ins>
      <w:r w:rsidR="00F9141E">
        <w:rPr>
          <w:b w:val="0"/>
          <w:bCs w:val="0"/>
          <w:spacing w:val="-8"/>
          <w:sz w:val="20"/>
          <w:szCs w:val="20"/>
        </w:rPr>
        <w:t xml:space="preserve">follow-up </w:t>
      </w:r>
      <w:del w:id="302" w:author="Lejla Alic" w:date="2018-12-21T22:46:00Z">
        <w:r w:rsidR="00F9141E" w:rsidDel="00FA6E9F">
          <w:rPr>
            <w:b w:val="0"/>
            <w:bCs w:val="0"/>
            <w:spacing w:val="-8"/>
            <w:sz w:val="20"/>
            <w:szCs w:val="20"/>
          </w:rPr>
          <w:delText xml:space="preserve">classification </w:delText>
        </w:r>
      </w:del>
      <w:del w:id="303" w:author="Lejla Alic" w:date="2018-12-21T22:45:00Z">
        <w:r w:rsidR="00F9141E" w:rsidDel="005D3CA4">
          <w:rPr>
            <w:b w:val="0"/>
            <w:bCs w:val="0"/>
            <w:spacing w:val="-8"/>
            <w:sz w:val="20"/>
            <w:szCs w:val="20"/>
          </w:rPr>
          <w:delText xml:space="preserve">made </w:delText>
        </w:r>
      </w:del>
      <w:r w:rsidR="00071122" w:rsidRPr="00F9141E">
        <w:rPr>
          <w:b w:val="0"/>
          <w:bCs w:val="0"/>
          <w:spacing w:val="-8"/>
          <w:sz w:val="20"/>
          <w:szCs w:val="20"/>
        </w:rPr>
        <w:t xml:space="preserve">using the current standard of care </w:t>
      </w:r>
      <w:r w:rsidR="00071122" w:rsidRPr="00F9141E">
        <w:rPr>
          <w:b w:val="0"/>
          <w:bCs w:val="0"/>
          <w:spacing w:val="-8"/>
          <w:sz w:val="20"/>
          <w:szCs w:val="20"/>
          <w:highlight w:val="yellow"/>
        </w:rPr>
        <w:t>[\cite{rapid_rise_1984_stern}]</w:t>
      </w:r>
      <w:ins w:id="304" w:author="Lejla Alic" w:date="2018-12-21T22:46:00Z">
        <w:r w:rsidR="00FA6E9F">
          <w:rPr>
            <w:b w:val="0"/>
            <w:bCs w:val="0"/>
            <w:spacing w:val="-8"/>
            <w:sz w:val="20"/>
            <w:szCs w:val="20"/>
          </w:rPr>
          <w:t xml:space="preserve">. Fig. 1 shows </w:t>
        </w:r>
      </w:ins>
      <w:del w:id="305" w:author="Lejla Alic" w:date="2018-12-21T22:46:00Z">
        <w:r w:rsidDel="00FA6E9F">
          <w:rPr>
            <w:b w:val="0"/>
            <w:bCs w:val="0"/>
            <w:spacing w:val="-8"/>
            <w:sz w:val="20"/>
            <w:szCs w:val="20"/>
          </w:rPr>
          <w:delText xml:space="preserve">, </w:delText>
        </w:r>
      </w:del>
      <w:r>
        <w:rPr>
          <w:b w:val="0"/>
          <w:bCs w:val="0"/>
          <w:spacing w:val="-8"/>
          <w:sz w:val="20"/>
          <w:szCs w:val="20"/>
        </w:rPr>
        <w:t xml:space="preserve">the distributions of </w:t>
      </w:r>
      <w:del w:id="306" w:author="Lejla Alic" w:date="2018-12-21T22:47:00Z">
        <w:r w:rsidDel="00FA6E9F">
          <w:rPr>
            <w:b w:val="0"/>
            <w:bCs w:val="0"/>
            <w:spacing w:val="-8"/>
            <w:sz w:val="20"/>
            <w:szCs w:val="20"/>
          </w:rPr>
          <w:delText xml:space="preserve">these </w:delText>
        </w:r>
      </w:del>
      <w:ins w:id="307" w:author="Lejla Alic" w:date="2018-12-21T22:47:00Z">
        <w:r w:rsidR="00FA6E9F">
          <w:rPr>
            <w:b w:val="0"/>
            <w:bCs w:val="0"/>
            <w:spacing w:val="-8"/>
            <w:sz w:val="20"/>
            <w:szCs w:val="20"/>
          </w:rPr>
          <w:t>the data used in this study</w:t>
        </w:r>
      </w:ins>
      <w:del w:id="308" w:author="Lejla Alic" w:date="2018-12-21T22:47:00Z">
        <w:r w:rsidDel="00FA6E9F">
          <w:rPr>
            <w:b w:val="0"/>
            <w:bCs w:val="0"/>
            <w:spacing w:val="-8"/>
            <w:sz w:val="20"/>
            <w:szCs w:val="20"/>
          </w:rPr>
          <w:delText>values are shown in Fig. 1</w:delText>
        </w:r>
      </w:del>
      <w:r>
        <w:rPr>
          <w:b w:val="0"/>
          <w:bCs w:val="0"/>
          <w:spacing w:val="-8"/>
          <w:sz w:val="20"/>
          <w:szCs w:val="20"/>
        </w:rPr>
        <w:t xml:space="preserve">. </w:t>
      </w:r>
    </w:p>
    <w:p w14:paraId="1A30BAD3" w14:textId="665E404A" w:rsidR="00667015" w:rsidRDefault="00667015" w:rsidP="00667015"/>
    <w:p w14:paraId="48D53405" w14:textId="28DB884D" w:rsidR="00667015" w:rsidRDefault="00667015" w:rsidP="00667015">
      <w:pPr>
        <w:jc w:val="center"/>
      </w:pPr>
      <w:r>
        <w:rPr>
          <w:noProof/>
          <w:lang w:val="nl-NL" w:eastAsia="nl-NL"/>
        </w:rPr>
        <w:drawing>
          <wp:inline distT="0" distB="0" distL="0" distR="0" wp14:anchorId="07272848" wp14:editId="0440FBAC">
            <wp:extent cx="4229100" cy="639924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35"/>
                    <a:stretch/>
                  </pic:blipFill>
                  <pic:spPr bwMode="auto">
                    <a:xfrm>
                      <a:off x="0" y="0"/>
                      <a:ext cx="4229100" cy="639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CE99F" w14:textId="77777777" w:rsidR="00667015" w:rsidRPr="009D17D0" w:rsidRDefault="00667015" w:rsidP="00667015">
      <w:pPr>
        <w:pStyle w:val="BodyText"/>
        <w:kinsoku w:val="0"/>
        <w:overflowPunct w:val="0"/>
        <w:spacing w:before="253" w:line="362" w:lineRule="auto"/>
        <w:ind w:right="1903"/>
        <w:rPr>
          <w:sz w:val="18"/>
          <w:szCs w:val="18"/>
        </w:rPr>
      </w:pPr>
      <w:commentRangeStart w:id="309"/>
      <w:r w:rsidRPr="009D17D0">
        <w:rPr>
          <w:sz w:val="18"/>
          <w:szCs w:val="18"/>
        </w:rPr>
        <w:lastRenderedPageBreak/>
        <w:t>Figure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1</w:t>
      </w:r>
      <w:commentRangeEnd w:id="309"/>
      <w:r w:rsidR="0092256F">
        <w:rPr>
          <w:rStyle w:val="CommentReference"/>
          <w:rFonts w:ascii="Calibri" w:eastAsia="Calibri" w:hAnsi="Calibri" w:cs="Arial"/>
          <w:lang w:val="nl-NL"/>
        </w:rPr>
        <w:commentReference w:id="309"/>
      </w:r>
      <w:r w:rsidRPr="009D17D0">
        <w:rPr>
          <w:sz w:val="18"/>
          <w:szCs w:val="18"/>
        </w:rPr>
        <w:t>:</w:t>
      </w:r>
      <w:r w:rsidRPr="009D17D0">
        <w:rPr>
          <w:spacing w:val="29"/>
          <w:sz w:val="18"/>
          <w:szCs w:val="18"/>
        </w:rPr>
        <w:t xml:space="preserve"> </w:t>
      </w:r>
      <w:r w:rsidRPr="009D17D0">
        <w:rPr>
          <w:spacing w:val="-3"/>
          <w:sz w:val="18"/>
          <w:szCs w:val="18"/>
        </w:rPr>
        <w:t>Box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plots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of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glucose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and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insulin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measurements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pacing w:val="-3"/>
          <w:sz w:val="18"/>
          <w:szCs w:val="18"/>
        </w:rPr>
        <w:t>for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healthy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and</w:t>
      </w:r>
      <w:r w:rsidRPr="009D17D0">
        <w:rPr>
          <w:spacing w:val="27"/>
          <w:sz w:val="18"/>
          <w:szCs w:val="18"/>
        </w:rPr>
        <w:t xml:space="preserve"> </w:t>
      </w:r>
      <w:r w:rsidRPr="009D17D0">
        <w:rPr>
          <w:sz w:val="18"/>
          <w:szCs w:val="18"/>
        </w:rPr>
        <w:t>diabetic</w:t>
      </w:r>
      <w:r w:rsidRPr="009D17D0">
        <w:rPr>
          <w:w w:val="99"/>
          <w:sz w:val="18"/>
          <w:szCs w:val="18"/>
        </w:rPr>
        <w:t xml:space="preserve"> </w:t>
      </w:r>
      <w:r w:rsidRPr="009D17D0">
        <w:rPr>
          <w:sz w:val="18"/>
          <w:szCs w:val="18"/>
        </w:rPr>
        <w:t>subjects.</w:t>
      </w:r>
    </w:p>
    <w:p w14:paraId="76E0D2AB" w14:textId="38341243" w:rsidR="006F3883" w:rsidRPr="00667015" w:rsidRDefault="006F3883" w:rsidP="00667015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before="200" w:line="362" w:lineRule="auto"/>
        <w:jc w:val="both"/>
      </w:pPr>
      <w:r>
        <w:t>Machine Learning</w:t>
      </w:r>
      <w:r w:rsidRPr="00667015">
        <w:t xml:space="preserve"> Framework</w:t>
      </w:r>
    </w:p>
    <w:p w14:paraId="10B978DE" w14:textId="119EF154" w:rsidR="006F3883" w:rsidRDefault="00F33302" w:rsidP="00BF6168">
      <w:pPr>
        <w:pStyle w:val="BodyText"/>
        <w:kinsoku w:val="0"/>
        <w:overflowPunct w:val="0"/>
        <w:spacing w:before="135" w:line="362" w:lineRule="auto"/>
        <w:ind w:right="968"/>
        <w:jc w:val="both"/>
        <w:rPr>
          <w:w w:val="105"/>
        </w:rPr>
      </w:pPr>
      <w:r>
        <w:rPr>
          <w:spacing w:val="-8"/>
        </w:rPr>
        <w:t xml:space="preserve">In this </w:t>
      </w:r>
      <w:del w:id="310" w:author="Lejla Alic" w:date="2018-12-26T16:16:00Z">
        <w:r w:rsidDel="001A6172">
          <w:rPr>
            <w:spacing w:val="-8"/>
          </w:rPr>
          <w:delText>paper</w:delText>
        </w:r>
      </w:del>
      <w:ins w:id="311" w:author="Lejla Alic" w:date="2018-12-26T16:16:00Z">
        <w:r w:rsidR="001A6172">
          <w:rPr>
            <w:spacing w:val="-8"/>
          </w:rPr>
          <w:t>study</w:t>
        </w:r>
      </w:ins>
      <w:r>
        <w:rPr>
          <w:spacing w:val="-8"/>
        </w:rPr>
        <w:t>, w</w:t>
      </w:r>
      <w:r w:rsidR="006F3883">
        <w:rPr>
          <w:spacing w:val="-8"/>
        </w:rPr>
        <w:t xml:space="preserve">e </w:t>
      </w:r>
      <w:r>
        <w:t>implemented</w:t>
      </w:r>
      <w:r w:rsidR="006F3883">
        <w:t xml:space="preserve"> </w:t>
      </w:r>
      <w:del w:id="312" w:author="Lejla Alic" w:date="2018-12-21T22:51:00Z">
        <w:r w:rsidR="006F3883" w:rsidDel="00C75436">
          <w:delText xml:space="preserve">a </w:delText>
        </w:r>
        <w:commentRangeStart w:id="313"/>
        <w:r w:rsidR="006F3883" w:rsidDel="00C75436">
          <w:delText>supervised learning scheme</w:delText>
        </w:r>
        <w:commentRangeEnd w:id="313"/>
        <w:r w:rsidR="00C75436" w:rsidDel="00C75436">
          <w:rPr>
            <w:rStyle w:val="CommentReference"/>
            <w:rFonts w:ascii="Calibri" w:eastAsia="Calibri" w:hAnsi="Calibri" w:cs="Arial"/>
            <w:lang w:val="nl-NL"/>
          </w:rPr>
          <w:commentReference w:id="313"/>
        </w:r>
      </w:del>
      <w:del w:id="314" w:author="Lejla Alic" w:date="2018-12-21T22:49:00Z">
        <w:r w:rsidR="006F3883" w:rsidDel="00C75436">
          <w:delText>,</w:delText>
        </w:r>
      </w:del>
      <w:del w:id="315" w:author="Lejla Alic" w:date="2018-12-21T22:51:00Z">
        <w:r w:rsidR="006F3883" w:rsidDel="00C75436">
          <w:rPr>
            <w:spacing w:val="22"/>
          </w:rPr>
          <w:delText xml:space="preserve"> </w:delText>
        </w:r>
        <w:r w:rsidR="006F3883" w:rsidDel="00C75436">
          <w:delText>and</w:delText>
        </w:r>
        <w:r w:rsidR="006F3883" w:rsidDel="00C75436">
          <w:rPr>
            <w:spacing w:val="17"/>
          </w:rPr>
          <w:delText xml:space="preserve"> </w:delText>
        </w:r>
      </w:del>
      <w:del w:id="316" w:author="Lejla Alic" w:date="2018-12-21T22:49:00Z">
        <w:r w:rsidDel="00C75436">
          <w:rPr>
            <w:spacing w:val="17"/>
          </w:rPr>
          <w:delText xml:space="preserve">used </w:delText>
        </w:r>
        <w:r w:rsidR="006F3883" w:rsidDel="00C75436">
          <w:delText>the</w:delText>
        </w:r>
        <w:r w:rsidR="006F3883" w:rsidDel="00C75436">
          <w:rPr>
            <w:spacing w:val="17"/>
          </w:rPr>
          <w:delText xml:space="preserve"> </w:delText>
        </w:r>
      </w:del>
      <w:r w:rsidR="006F3883">
        <w:t>SVM</w:t>
      </w:r>
      <w:r w:rsidR="006F3883">
        <w:rPr>
          <w:spacing w:val="17"/>
        </w:rPr>
        <w:t xml:space="preserve"> </w:t>
      </w:r>
      <w:ins w:id="317" w:author="Lejla Alic" w:date="2018-12-21T22:49:00Z">
        <w:r w:rsidR="00C75436">
          <w:rPr>
            <w:spacing w:val="17"/>
          </w:rPr>
          <w:t xml:space="preserve">to </w:t>
        </w:r>
      </w:ins>
      <w:r w:rsidR="006F3883">
        <w:t xml:space="preserve">construct the </w:t>
      </w:r>
      <w:del w:id="318" w:author="Lejla Alic" w:date="2018-12-21T22:52:00Z">
        <w:r w:rsidR="006F3883" w:rsidDel="00C75436">
          <w:delText xml:space="preserve">future </w:delText>
        </w:r>
      </w:del>
      <w:ins w:id="319" w:author="Lejla Alic" w:date="2018-12-21T22:52:00Z">
        <w:r w:rsidR="00C75436">
          <w:t xml:space="preserve">models for </w:t>
        </w:r>
      </w:ins>
      <w:del w:id="320" w:author="Lejla Alic" w:date="2018-12-21T22:52:00Z">
        <w:r w:rsidR="006F3883" w:rsidDel="00C75436">
          <w:delText xml:space="preserve">diabetes </w:delText>
        </w:r>
      </w:del>
      <w:r w:rsidR="006F3883">
        <w:t xml:space="preserve">prediction </w:t>
      </w:r>
      <w:ins w:id="321" w:author="Lejla Alic" w:date="2018-12-21T22:52:00Z">
        <w:r w:rsidR="00C75436">
          <w:t>of a future T2DM onset</w:t>
        </w:r>
      </w:ins>
      <w:del w:id="322" w:author="Lejla Alic" w:date="2018-12-21T22:52:00Z">
        <w:r w:rsidDel="00C75436">
          <w:delText>models</w:delText>
        </w:r>
      </w:del>
      <w:r>
        <w:t>.</w:t>
      </w:r>
      <w:r w:rsidR="006F3883">
        <w:t xml:space="preserve"> The SVM </w:t>
      </w:r>
      <w:r w:rsidR="002D407B">
        <w:t>develops models</w:t>
      </w:r>
      <w:r w:rsidR="006F3883">
        <w:rPr>
          <w:spacing w:val="14"/>
        </w:rPr>
        <w:t xml:space="preserve"> </w:t>
      </w:r>
      <w:r w:rsidR="006F3883">
        <w:t>from</w:t>
      </w:r>
      <w:r w:rsidR="006F3883">
        <w:rPr>
          <w:spacing w:val="14"/>
        </w:rPr>
        <w:t xml:space="preserve"> </w:t>
      </w:r>
      <w:r w:rsidR="002D407B">
        <w:t>a</w:t>
      </w:r>
      <w:r w:rsidR="002D407B">
        <w:rPr>
          <w:spacing w:val="14"/>
        </w:rPr>
        <w:t xml:space="preserve"> </w:t>
      </w:r>
      <w:r w:rsidR="006F3883">
        <w:t>given</w:t>
      </w:r>
      <w:r w:rsidR="006F3883">
        <w:rPr>
          <w:spacing w:val="14"/>
        </w:rPr>
        <w:t xml:space="preserve"> </w:t>
      </w:r>
      <w:r w:rsidR="006F3883">
        <w:t>training</w:t>
      </w:r>
      <w:r w:rsidR="006F3883">
        <w:rPr>
          <w:spacing w:val="14"/>
        </w:rPr>
        <w:t xml:space="preserve"> </w:t>
      </w:r>
      <w:r w:rsidR="006F3883">
        <w:t>data</w:t>
      </w:r>
      <w:r w:rsidR="002D407B">
        <w:t>set</w:t>
      </w:r>
      <w:r w:rsidR="006F3883">
        <w:rPr>
          <w:spacing w:val="14"/>
        </w:rPr>
        <w:t xml:space="preserve"> </w:t>
      </w:r>
      <w:r w:rsidR="006F3883">
        <w:t>such</w:t>
      </w:r>
      <w:r w:rsidR="006F3883">
        <w:rPr>
          <w:spacing w:val="14"/>
        </w:rPr>
        <w:t xml:space="preserve"> </w:t>
      </w:r>
      <w:r w:rsidR="006F3883">
        <w:t>that</w:t>
      </w:r>
      <w:r w:rsidR="006F3883">
        <w:rPr>
          <w:spacing w:val="14"/>
        </w:rPr>
        <w:t xml:space="preserve"> </w:t>
      </w:r>
      <w:r w:rsidR="006F3883">
        <w:t>it</w:t>
      </w:r>
      <w:r w:rsidR="006F3883">
        <w:rPr>
          <w:spacing w:val="14"/>
        </w:rPr>
        <w:t xml:space="preserve"> </w:t>
      </w:r>
      <w:r w:rsidR="006F3883">
        <w:t>generalizes</w:t>
      </w:r>
      <w:r w:rsidR="006F3883">
        <w:rPr>
          <w:spacing w:val="14"/>
        </w:rPr>
        <w:t xml:space="preserve"> </w:t>
      </w:r>
      <w:r w:rsidR="006F3883">
        <w:t>well</w:t>
      </w:r>
      <w:r w:rsidR="006F3883">
        <w:rPr>
          <w:spacing w:val="14"/>
        </w:rPr>
        <w:t xml:space="preserve"> </w:t>
      </w:r>
      <w:r w:rsidR="006F3883">
        <w:t>to</w:t>
      </w:r>
      <w:r w:rsidR="006F3883">
        <w:rPr>
          <w:spacing w:val="14"/>
        </w:rPr>
        <w:t xml:space="preserve"> </w:t>
      </w:r>
      <w:ins w:id="323" w:author="Lejla Alic" w:date="2018-12-22T14:41:00Z">
        <w:r w:rsidR="009201CA">
          <w:rPr>
            <w:spacing w:val="14"/>
          </w:rPr>
          <w:t xml:space="preserve">a </w:t>
        </w:r>
      </w:ins>
      <w:r w:rsidR="006F3883">
        <w:t>new</w:t>
      </w:r>
      <w:r w:rsidR="006F3883">
        <w:rPr>
          <w:spacing w:val="14"/>
        </w:rPr>
        <w:t xml:space="preserve"> </w:t>
      </w:r>
      <w:r w:rsidR="006F3883">
        <w:t>dataset</w:t>
      </w:r>
      <w:del w:id="324" w:author="Lejla Alic" w:date="2018-12-22T14:41:00Z">
        <w:r w:rsidR="006F3883" w:rsidDel="009201CA">
          <w:delText>s</w:delText>
        </w:r>
      </w:del>
      <w:r w:rsidR="006F3883">
        <w:rPr>
          <w:spacing w:val="14"/>
        </w:rPr>
        <w:t xml:space="preserve"> </w:t>
      </w:r>
      <w:r w:rsidR="006F3883">
        <w:t>and</w:t>
      </w:r>
      <w:r w:rsidR="006F3883">
        <w:rPr>
          <w:w w:val="99"/>
        </w:rPr>
        <w:t xml:space="preserve"> </w:t>
      </w:r>
      <w:r w:rsidR="006F3883">
        <w:t>minimizes</w:t>
      </w:r>
      <w:r w:rsidR="006F3883">
        <w:rPr>
          <w:spacing w:val="-16"/>
        </w:rPr>
        <w:t xml:space="preserve"> </w:t>
      </w:r>
      <w:r w:rsidR="006F3883">
        <w:t>the</w:t>
      </w:r>
      <w:r w:rsidR="006F3883">
        <w:rPr>
          <w:spacing w:val="-16"/>
        </w:rPr>
        <w:t xml:space="preserve"> </w:t>
      </w:r>
      <w:r w:rsidR="006F3883">
        <w:t>empirical</w:t>
      </w:r>
      <w:r w:rsidR="006F3883">
        <w:rPr>
          <w:spacing w:val="-16"/>
        </w:rPr>
        <w:t xml:space="preserve"> </w:t>
      </w:r>
      <w:r w:rsidR="006F3883">
        <w:t>risk</w:t>
      </w:r>
      <w:r w:rsidR="006F3883">
        <w:rPr>
          <w:spacing w:val="-16"/>
        </w:rPr>
        <w:t xml:space="preserve"> </w:t>
      </w:r>
      <w:r w:rsidR="006F3883">
        <w:t>associated</w:t>
      </w:r>
      <w:r w:rsidR="006F3883">
        <w:rPr>
          <w:spacing w:val="-16"/>
        </w:rPr>
        <w:t xml:space="preserve"> </w:t>
      </w:r>
      <w:r w:rsidR="006F3883">
        <w:t>with</w:t>
      </w:r>
      <w:r w:rsidR="006F3883">
        <w:rPr>
          <w:spacing w:val="-16"/>
        </w:rPr>
        <w:t xml:space="preserve"> </w:t>
      </w:r>
      <w:r w:rsidR="006F3883">
        <w:t>misclassification</w:t>
      </w:r>
      <w:r w:rsidR="006F3883">
        <w:rPr>
          <w:spacing w:val="-16"/>
        </w:rPr>
        <w:t xml:space="preserve"> </w:t>
      </w:r>
      <w:r w:rsidR="006F3883">
        <w:t>of</w:t>
      </w:r>
      <w:r w:rsidR="006F3883">
        <w:rPr>
          <w:spacing w:val="-16"/>
        </w:rPr>
        <w:t xml:space="preserve"> </w:t>
      </w:r>
      <w:r w:rsidR="006F3883">
        <w:t>samples</w:t>
      </w:r>
      <w:r w:rsidR="006F3883">
        <w:rPr>
          <w:spacing w:val="-16"/>
        </w:rPr>
        <w:t xml:space="preserve"> </w:t>
      </w:r>
      <w:r w:rsidR="006F3883">
        <w:t>in</w:t>
      </w:r>
      <w:r w:rsidR="006F3883">
        <w:rPr>
          <w:spacing w:val="-16"/>
        </w:rPr>
        <w:t xml:space="preserve"> </w:t>
      </w:r>
      <w:r w:rsidR="006F3883">
        <w:t>the</w:t>
      </w:r>
      <w:r w:rsidR="006F3883">
        <w:rPr>
          <w:spacing w:val="-16"/>
        </w:rPr>
        <w:t xml:space="preserve"> </w:t>
      </w:r>
      <w:r w:rsidR="006F3883">
        <w:t>training</w:t>
      </w:r>
      <w:r w:rsidR="006F3883">
        <w:rPr>
          <w:w w:val="99"/>
        </w:rPr>
        <w:t xml:space="preserve"> </w:t>
      </w:r>
      <w:r w:rsidR="006F3883">
        <w:t>set</w:t>
      </w:r>
      <w:r w:rsidR="006F3883">
        <w:rPr>
          <w:spacing w:val="-20"/>
        </w:rPr>
        <w:t xml:space="preserve"> </w:t>
      </w:r>
      <w:r w:rsidR="006F3883">
        <w:t>[22,23].</w:t>
      </w:r>
      <w:r w:rsidR="006F3883">
        <w:rPr>
          <w:spacing w:val="10"/>
        </w:rPr>
        <w:t xml:space="preserve"> </w:t>
      </w:r>
      <w:del w:id="325" w:author="Lejla Alic" w:date="2018-12-22T15:01:00Z">
        <w:r w:rsidR="006F3883" w:rsidDel="001F5EF3">
          <w:delText>For</w:delText>
        </w:r>
        <w:r w:rsidR="006F3883" w:rsidDel="001F5EF3">
          <w:rPr>
            <w:spacing w:val="-20"/>
          </w:rPr>
          <w:delText xml:space="preserve"> </w:delText>
        </w:r>
        <w:r w:rsidR="006F3883" w:rsidDel="001F5EF3">
          <w:delText>a</w:delText>
        </w:r>
        <w:r w:rsidR="006F3883" w:rsidDel="001F5EF3">
          <w:rPr>
            <w:spacing w:val="-20"/>
          </w:rPr>
          <w:delText xml:space="preserve"> </w:delText>
        </w:r>
        <w:r w:rsidR="006F3883" w:rsidDel="001F5EF3">
          <w:delText>binary</w:delText>
        </w:r>
        <w:r w:rsidR="006F3883" w:rsidDel="001F5EF3">
          <w:rPr>
            <w:spacing w:val="-20"/>
          </w:rPr>
          <w:delText xml:space="preserve"> </w:delText>
        </w:r>
        <w:r w:rsidR="006F3883" w:rsidDel="001F5EF3">
          <w:delText>classification</w:delText>
        </w:r>
        <w:r w:rsidR="006F3883" w:rsidDel="001F5EF3">
          <w:rPr>
            <w:spacing w:val="-20"/>
          </w:rPr>
          <w:delText xml:space="preserve"> </w:delText>
        </w:r>
        <w:r w:rsidR="006F3883" w:rsidDel="001F5EF3">
          <w:delText>problem,</w:delText>
        </w:r>
      </w:del>
      <w:ins w:id="326" w:author="Lejla Alic" w:date="2018-12-22T15:01:00Z">
        <w:r w:rsidR="001F5EF3">
          <w:t>A</w:t>
        </w:r>
      </w:ins>
      <w:del w:id="327" w:author="Lejla Alic" w:date="2018-12-22T15:01:00Z">
        <w:r w:rsidR="006F3883" w:rsidDel="001F5EF3">
          <w:rPr>
            <w:spacing w:val="-18"/>
          </w:rPr>
          <w:delText xml:space="preserve"> </w:delText>
        </w:r>
        <w:r w:rsidR="006F3883" w:rsidDel="001F5EF3">
          <w:delText>the</w:delText>
        </w:r>
      </w:del>
      <w:r w:rsidR="006F3883">
        <w:rPr>
          <w:spacing w:val="-20"/>
        </w:rPr>
        <w:t xml:space="preserve"> </w:t>
      </w:r>
      <w:r w:rsidR="006F3883">
        <w:t>model</w:t>
      </w:r>
      <w:r w:rsidR="006F3883">
        <w:rPr>
          <w:spacing w:val="-20"/>
        </w:rPr>
        <w:t xml:space="preserve"> </w:t>
      </w:r>
      <w:r w:rsidR="006F3883">
        <w:t>constructed</w:t>
      </w:r>
      <w:r w:rsidR="006F3883">
        <w:rPr>
          <w:spacing w:val="-20"/>
        </w:rPr>
        <w:t xml:space="preserve"> </w:t>
      </w:r>
      <w:r w:rsidR="006F3883">
        <w:rPr>
          <w:spacing w:val="-3"/>
        </w:rPr>
        <w:t>by</w:t>
      </w:r>
      <w:r w:rsidR="006F3883">
        <w:rPr>
          <w:spacing w:val="-20"/>
        </w:rPr>
        <w:t xml:space="preserve"> </w:t>
      </w:r>
      <w:r w:rsidR="006F3883">
        <w:t>the</w:t>
      </w:r>
      <w:r w:rsidR="006F3883">
        <w:rPr>
          <w:spacing w:val="-20"/>
        </w:rPr>
        <w:t xml:space="preserve"> </w:t>
      </w:r>
      <w:r w:rsidR="006F3883">
        <w:t>SVM</w:t>
      </w:r>
      <w:r w:rsidR="006F3883">
        <w:rPr>
          <w:spacing w:val="-20"/>
        </w:rPr>
        <w:t xml:space="preserve"> </w:t>
      </w:r>
      <w:del w:id="328" w:author="Lejla Alic" w:date="2018-12-22T15:00:00Z">
        <w:r w:rsidR="006F3883" w:rsidDel="001F5EF3">
          <w:delText>finds</w:delText>
        </w:r>
        <w:r w:rsidR="006F3883" w:rsidDel="001F5EF3">
          <w:rPr>
            <w:w w:val="96"/>
          </w:rPr>
          <w:delText xml:space="preserve"> </w:delText>
        </w:r>
        <w:r w:rsidR="006F3883" w:rsidDel="001F5EF3">
          <w:delText>a</w:delText>
        </w:r>
        <w:r w:rsidR="006F3883" w:rsidDel="001F5EF3">
          <w:rPr>
            <w:spacing w:val="-16"/>
          </w:rPr>
          <w:delText xml:space="preserve"> </w:delText>
        </w:r>
      </w:del>
      <w:del w:id="329" w:author="Lejla Alic" w:date="2018-12-22T14:59:00Z">
        <w:r w:rsidR="006F3883" w:rsidDel="001F5EF3">
          <w:delText>decision</w:delText>
        </w:r>
        <w:r w:rsidR="006F3883" w:rsidDel="001F5EF3">
          <w:rPr>
            <w:spacing w:val="-16"/>
          </w:rPr>
          <w:delText xml:space="preserve"> </w:delText>
        </w:r>
        <w:r w:rsidR="006F3883" w:rsidDel="001F5EF3">
          <w:delText>boundary</w:delText>
        </w:r>
        <w:r w:rsidR="006F3883" w:rsidDel="001F5EF3">
          <w:rPr>
            <w:spacing w:val="-16"/>
          </w:rPr>
          <w:delText xml:space="preserve"> </w:delText>
        </w:r>
        <w:r w:rsidR="006F3883" w:rsidDel="001F5EF3">
          <w:delText>or</w:delText>
        </w:r>
        <w:r w:rsidR="006F3883" w:rsidDel="001F5EF3">
          <w:rPr>
            <w:spacing w:val="-16"/>
          </w:rPr>
          <w:delText xml:space="preserve"> </w:delText>
        </w:r>
        <w:r w:rsidR="006F3883" w:rsidDel="001F5EF3">
          <w:delText>a</w:delText>
        </w:r>
        <w:r w:rsidR="006F3883" w:rsidDel="001F5EF3">
          <w:rPr>
            <w:spacing w:val="-16"/>
          </w:rPr>
          <w:delText xml:space="preserve"> </w:delText>
        </w:r>
      </w:del>
      <w:del w:id="330" w:author="Lejla Alic" w:date="2018-12-22T15:03:00Z">
        <w:r w:rsidR="006F3883" w:rsidDel="001F5EF3">
          <w:delText>separating</w:delText>
        </w:r>
      </w:del>
      <w:del w:id="331" w:author="Lejla Alic" w:date="2018-12-22T15:00:00Z">
        <w:r w:rsidR="006F3883" w:rsidDel="001F5EF3">
          <w:rPr>
            <w:spacing w:val="-16"/>
          </w:rPr>
          <w:delText xml:space="preserve"> </w:delText>
        </w:r>
      </w:del>
      <w:del w:id="332" w:author="Lejla Alic" w:date="2018-12-22T15:03:00Z">
        <w:r w:rsidR="006F3883" w:rsidDel="001F5EF3">
          <w:delText>hyperplane</w:delText>
        </w:r>
        <w:r w:rsidR="006F3883" w:rsidDel="001F5EF3">
          <w:rPr>
            <w:spacing w:val="-16"/>
          </w:rPr>
          <w:delText xml:space="preserve"> </w:delText>
        </w:r>
        <w:r w:rsidR="006F3883" w:rsidDel="001F5EF3">
          <w:delText>which</w:delText>
        </w:r>
        <w:r w:rsidR="006F3883" w:rsidDel="001F5EF3">
          <w:rPr>
            <w:spacing w:val="-16"/>
          </w:rPr>
          <w:delText xml:space="preserve"> </w:delText>
        </w:r>
        <w:r w:rsidR="006F3883" w:rsidDel="001F5EF3">
          <w:delText>aims</w:delText>
        </w:r>
        <w:r w:rsidR="006F3883" w:rsidDel="001F5EF3">
          <w:rPr>
            <w:spacing w:val="-16"/>
          </w:rPr>
          <w:delText xml:space="preserve"> </w:delText>
        </w:r>
        <w:r w:rsidR="006F3883" w:rsidDel="001F5EF3">
          <w:delText>to</w:delText>
        </w:r>
      </w:del>
      <w:r w:rsidR="006F3883">
        <w:rPr>
          <w:spacing w:val="-16"/>
        </w:rPr>
        <w:t xml:space="preserve"> </w:t>
      </w:r>
      <w:r w:rsidR="006F3883">
        <w:t>minimize</w:t>
      </w:r>
      <w:ins w:id="333" w:author="Lejla Alic" w:date="2018-12-22T15:02:00Z">
        <w:r w:rsidR="001F5EF3">
          <w:t>s</w:t>
        </w:r>
      </w:ins>
      <w:r w:rsidR="006F3883">
        <w:rPr>
          <w:spacing w:val="-16"/>
        </w:rPr>
        <w:t xml:space="preserve"> </w:t>
      </w:r>
      <w:r w:rsidR="006F3883">
        <w:t>the</w:t>
      </w:r>
      <w:r w:rsidR="006F3883">
        <w:rPr>
          <w:spacing w:val="-16"/>
        </w:rPr>
        <w:t xml:space="preserve"> </w:t>
      </w:r>
      <w:r w:rsidR="00FB22E5">
        <w:t>overlap</w:t>
      </w:r>
      <w:r w:rsidR="006F3883">
        <w:rPr>
          <w:w w:val="99"/>
        </w:rPr>
        <w:t xml:space="preserve"> </w:t>
      </w:r>
      <w:r w:rsidR="006F3883">
        <w:t xml:space="preserve">between the </w:t>
      </w:r>
      <w:del w:id="334" w:author="Lejla Alic" w:date="2018-12-22T15:02:00Z">
        <w:r w:rsidR="006F3883" w:rsidDel="001F5EF3">
          <w:rPr>
            <w:spacing w:val="-3"/>
          </w:rPr>
          <w:delText xml:space="preserve">two </w:delText>
        </w:r>
      </w:del>
      <w:r w:rsidR="006F3883">
        <w:t>classes in the training set</w:t>
      </w:r>
      <w:ins w:id="335" w:author="Lejla Alic" w:date="2018-12-22T15:01:00Z">
        <w:r w:rsidR="001F5EF3">
          <w:t xml:space="preserve"> by</w:t>
        </w:r>
      </w:ins>
      <w:ins w:id="336" w:author="Lejla Alic" w:date="2018-12-22T15:02:00Z">
        <w:r w:rsidR="001F5EF3">
          <w:t xml:space="preserve"> optimizing </w:t>
        </w:r>
      </w:ins>
      <w:ins w:id="337" w:author="Lejla Alic" w:date="2018-12-22T15:03:00Z">
        <w:r w:rsidR="001F5EF3">
          <w:t>the separation hyperplane</w:t>
        </w:r>
      </w:ins>
      <w:r w:rsidR="006F3883">
        <w:t>. For problems that may not be amenable</w:t>
      </w:r>
      <w:r w:rsidR="006F3883">
        <w:rPr>
          <w:spacing w:val="-11"/>
        </w:rPr>
        <w:t xml:space="preserve"> </w:t>
      </w:r>
      <w:r w:rsidR="006F3883">
        <w:t>to</w:t>
      </w:r>
      <w:r w:rsidR="006F3883">
        <w:rPr>
          <w:w w:val="99"/>
        </w:rPr>
        <w:t xml:space="preserve"> </w:t>
      </w:r>
      <w:r w:rsidR="006F3883">
        <w:t xml:space="preserve">linear separation between the </w:t>
      </w:r>
      <w:r w:rsidR="006F3883">
        <w:rPr>
          <w:spacing w:val="-3"/>
        </w:rPr>
        <w:t xml:space="preserve">two </w:t>
      </w:r>
      <w:r w:rsidR="006F3883">
        <w:t>classes, the SVM technique is very attractive due</w:t>
      </w:r>
      <w:r w:rsidR="006F3883">
        <w:rPr>
          <w:spacing w:val="8"/>
        </w:rPr>
        <w:t xml:space="preserve"> </w:t>
      </w:r>
      <w:r w:rsidR="006F3883">
        <w:t>to</w:t>
      </w:r>
      <w:r w:rsidR="006F3883">
        <w:rPr>
          <w:w w:val="99"/>
        </w:rPr>
        <w:t xml:space="preserve"> </w:t>
      </w:r>
      <w:r w:rsidR="006F3883">
        <w:t xml:space="preserve">fact that the input feature space </w:t>
      </w:r>
      <w:r w:rsidR="00FB22E5">
        <w:t xml:space="preserve">can be </w:t>
      </w:r>
      <w:r w:rsidR="006F3883">
        <w:t>transforme</w:t>
      </w:r>
      <w:r w:rsidR="00FB22E5">
        <w:t xml:space="preserve">d </w:t>
      </w:r>
      <w:del w:id="338" w:author="Lejla Alic" w:date="2018-12-22T15:05:00Z">
        <w:r w:rsidR="00FB22E5" w:rsidDel="001F5EF3">
          <w:delText>to a higher dimension and</w:delText>
        </w:r>
      </w:del>
      <w:ins w:id="339" w:author="Lejla Alic" w:date="2018-12-22T15:05:00Z">
        <w:r w:rsidR="001F5EF3">
          <w:t>and</w:t>
        </w:r>
      </w:ins>
      <w:r w:rsidR="00FB22E5">
        <w:t xml:space="preserve"> </w:t>
      </w:r>
      <w:r w:rsidR="006F3883">
        <w:t>a</w:t>
      </w:r>
      <w:r w:rsidR="006F3883">
        <w:rPr>
          <w:w w:val="99"/>
        </w:rPr>
        <w:t xml:space="preserve"> </w:t>
      </w:r>
      <w:r w:rsidR="006F3883">
        <w:t>linear</w:t>
      </w:r>
      <w:r w:rsidR="006F3883">
        <w:rPr>
          <w:spacing w:val="-5"/>
        </w:rPr>
        <w:t xml:space="preserve"> </w:t>
      </w:r>
      <w:r w:rsidR="006F3883">
        <w:t>boundary</w:t>
      </w:r>
      <w:r w:rsidR="006F3883">
        <w:rPr>
          <w:spacing w:val="-6"/>
        </w:rPr>
        <w:t xml:space="preserve"> </w:t>
      </w:r>
      <w:r w:rsidR="00FB22E5">
        <w:rPr>
          <w:spacing w:val="-6"/>
        </w:rPr>
        <w:t>can then be</w:t>
      </w:r>
      <w:r w:rsidR="006F3883">
        <w:rPr>
          <w:spacing w:val="-5"/>
        </w:rPr>
        <w:t xml:space="preserve"> </w:t>
      </w:r>
      <w:r w:rsidR="006F3883">
        <w:t>determined</w:t>
      </w:r>
      <w:ins w:id="340" w:author="Lejla Alic" w:date="2018-12-22T15:05:00Z">
        <w:r w:rsidR="001F5EF3">
          <w:t xml:space="preserve"> in the transformed space. This approach</w:t>
        </w:r>
      </w:ins>
      <w:del w:id="341" w:author="Lejla Alic" w:date="2018-12-22T15:05:00Z">
        <w:r w:rsidR="006F3883" w:rsidDel="001F5EF3">
          <w:delText>,</w:delText>
        </w:r>
        <w:r w:rsidR="006F3883" w:rsidDel="001F5EF3">
          <w:rPr>
            <w:spacing w:val="-5"/>
          </w:rPr>
          <w:delText xml:space="preserve"> </w:delText>
        </w:r>
        <w:r w:rsidR="006F3883" w:rsidDel="001F5EF3">
          <w:delText>which</w:delText>
        </w:r>
      </w:del>
      <w:r w:rsidR="006F3883">
        <w:rPr>
          <w:spacing w:val="-5"/>
        </w:rPr>
        <w:t xml:space="preserve"> </w:t>
      </w:r>
      <w:r w:rsidR="006F3883">
        <w:t>generally</w:t>
      </w:r>
      <w:r w:rsidR="006F3883">
        <w:rPr>
          <w:spacing w:val="-5"/>
        </w:rPr>
        <w:t xml:space="preserve"> </w:t>
      </w:r>
      <w:del w:id="342" w:author="Lejla Alic" w:date="2018-12-22T15:07:00Z">
        <w:r w:rsidR="006F3883" w:rsidDel="00FB271A">
          <w:delText>gives</w:delText>
        </w:r>
        <w:r w:rsidR="006F3883" w:rsidDel="00FB271A">
          <w:rPr>
            <w:spacing w:val="-6"/>
          </w:rPr>
          <w:delText xml:space="preserve"> </w:delText>
        </w:r>
      </w:del>
      <w:ins w:id="343" w:author="Lejla Alic" w:date="2018-12-22T15:07:00Z">
        <w:r w:rsidR="00FB271A">
          <w:t>provides</w:t>
        </w:r>
        <w:r w:rsidR="00FB271A">
          <w:rPr>
            <w:spacing w:val="-6"/>
          </w:rPr>
          <w:t xml:space="preserve"> </w:t>
        </w:r>
      </w:ins>
      <w:ins w:id="344" w:author="Lejla Alic" w:date="2018-12-23T00:17:00Z">
        <w:r w:rsidR="00D039D5">
          <w:rPr>
            <w:spacing w:val="-6"/>
          </w:rPr>
          <w:t xml:space="preserve">a </w:t>
        </w:r>
      </w:ins>
      <w:r w:rsidR="006F3883">
        <w:t>better</w:t>
      </w:r>
      <w:r w:rsidR="006F3883">
        <w:rPr>
          <w:spacing w:val="-5"/>
        </w:rPr>
        <w:t xml:space="preserve"> </w:t>
      </w:r>
      <w:r w:rsidR="006F3883">
        <w:t>training</w:t>
      </w:r>
      <w:r w:rsidR="006F3883">
        <w:rPr>
          <w:spacing w:val="-6"/>
        </w:rPr>
        <w:t xml:space="preserve"> </w:t>
      </w:r>
      <w:r w:rsidR="006F3883">
        <w:t>performance</w:t>
      </w:r>
      <w:r w:rsidR="006F3883">
        <w:rPr>
          <w:spacing w:val="-5"/>
        </w:rPr>
        <w:t xml:space="preserve"> </w:t>
      </w:r>
      <w:ins w:id="345" w:author="Lejla Alic" w:date="2018-12-23T00:22:00Z">
        <w:r w:rsidR="00D039D5">
          <w:rPr>
            <w:spacing w:val="-5"/>
          </w:rPr>
          <w:t>but</w:t>
        </w:r>
      </w:ins>
      <w:ins w:id="346" w:author="Lejla Alic" w:date="2018-12-26T16:19:00Z">
        <w:r w:rsidR="00BF6168">
          <w:rPr>
            <w:spacing w:val="-5"/>
          </w:rPr>
          <w:t>,</w:t>
        </w:r>
      </w:ins>
      <w:ins w:id="347" w:author="Lejla Alic" w:date="2018-12-23T00:22:00Z">
        <w:r w:rsidR="00D039D5">
          <w:rPr>
            <w:spacing w:val="-5"/>
          </w:rPr>
          <w:t xml:space="preserve"> </w:t>
        </w:r>
      </w:ins>
      <w:ins w:id="348" w:author="Lejla Alic" w:date="2018-12-26T16:19:00Z">
        <w:r w:rsidR="00BF6168">
          <w:rPr>
            <w:spacing w:val="-3"/>
          </w:rPr>
          <w:t xml:space="preserve">with </w:t>
        </w:r>
        <w:r w:rsidR="00BF6168">
          <w:t>the increase of the dimensionality of the input</w:t>
        </w:r>
        <w:r w:rsidR="00BF6168">
          <w:rPr>
            <w:spacing w:val="-15"/>
          </w:rPr>
          <w:t xml:space="preserve"> </w:t>
        </w:r>
        <w:r w:rsidR="00BF6168">
          <w:t>feature</w:t>
        </w:r>
        <w:r w:rsidR="00BF6168">
          <w:rPr>
            <w:w w:val="99"/>
          </w:rPr>
          <w:t xml:space="preserve"> </w:t>
        </w:r>
        <w:r w:rsidR="00BF6168">
          <w:t>space</w:t>
        </w:r>
        <w:r w:rsidR="00BF6168">
          <w:t>,</w:t>
        </w:r>
        <w:r w:rsidR="00BF6168">
          <w:t xml:space="preserve"> </w:t>
        </w:r>
      </w:ins>
      <w:ins w:id="349" w:author="Lejla Alic" w:date="2018-12-23T00:22:00Z">
        <w:r w:rsidR="00D039D5">
          <w:rPr>
            <w:spacing w:val="-5"/>
          </w:rPr>
          <w:t xml:space="preserve">potentially </w:t>
        </w:r>
      </w:ins>
      <w:del w:id="350" w:author="Lejla Alic" w:date="2018-12-23T00:22:00Z">
        <w:r w:rsidR="006F3883" w:rsidDel="00D039D5">
          <w:delText>[24].</w:delText>
        </w:r>
      </w:del>
      <w:del w:id="351" w:author="Lejla Alic" w:date="2018-12-23T00:18:00Z">
        <w:r w:rsidR="00667015" w:rsidDel="00D039D5">
          <w:delText xml:space="preserve"> </w:delText>
        </w:r>
      </w:del>
      <w:del w:id="352" w:author="Lejla Alic" w:date="2018-12-23T00:23:00Z">
        <w:r w:rsidR="00667015" w:rsidDel="00D039D5">
          <w:delText>However, t</w:delText>
        </w:r>
        <w:r w:rsidR="0093100B" w:rsidDel="00D039D5">
          <w:delText>he computation</w:delText>
        </w:r>
        <w:r w:rsidR="00667015" w:rsidDel="00D039D5">
          <w:delText>al</w:delText>
        </w:r>
        <w:r w:rsidR="0093100B" w:rsidDel="00D039D5">
          <w:delText xml:space="preserve"> </w:delText>
        </w:r>
        <w:r w:rsidR="00667015" w:rsidDel="00D039D5">
          <w:delText xml:space="preserve">effort </w:delText>
        </w:r>
        <w:r w:rsidR="0093100B" w:rsidDel="00D039D5">
          <w:delText xml:space="preserve">to </w:delText>
        </w:r>
        <w:r w:rsidR="00667015" w:rsidDel="00D039D5">
          <w:delText>determine</w:delText>
        </w:r>
        <w:r w:rsidR="0093100B" w:rsidDel="00D039D5">
          <w:delText xml:space="preserve"> the </w:delText>
        </w:r>
        <w:r w:rsidR="00667015" w:rsidDel="00D039D5">
          <w:delText>transformation</w:delText>
        </w:r>
        <w:r w:rsidR="0093100B" w:rsidDel="00D039D5">
          <w:rPr>
            <w:rFonts w:ascii="Arial" w:hAnsi="Arial" w:cs="Arial"/>
          </w:rPr>
          <w:delText xml:space="preserve"> </w:delText>
        </w:r>
      </w:del>
      <w:r w:rsidR="0093100B">
        <w:t xml:space="preserve">increases </w:t>
      </w:r>
      <w:ins w:id="353" w:author="Lejla Alic" w:date="2018-12-23T00:23:00Z">
        <w:r w:rsidR="00D039D5">
          <w:t xml:space="preserve">computational complexity </w:t>
        </w:r>
      </w:ins>
      <w:r w:rsidR="0093100B">
        <w:rPr>
          <w:spacing w:val="-3"/>
        </w:rPr>
        <w:t xml:space="preserve">excessively </w:t>
      </w:r>
      <w:del w:id="354" w:author="Lejla Alic" w:date="2018-12-23T00:23:00Z">
        <w:r w:rsidR="00667015" w:rsidDel="00D039D5">
          <w:rPr>
            <w:spacing w:val="-3"/>
          </w:rPr>
          <w:delText>as</w:delText>
        </w:r>
        <w:r w:rsidR="0093100B" w:rsidDel="00D039D5">
          <w:rPr>
            <w:spacing w:val="-3"/>
          </w:rPr>
          <w:delText xml:space="preserve"> </w:delText>
        </w:r>
      </w:del>
      <w:del w:id="355" w:author="Lejla Alic" w:date="2018-12-26T16:19:00Z">
        <w:r w:rsidR="006F3883" w:rsidDel="00BF6168">
          <w:delText>the dimension of the input</w:delText>
        </w:r>
        <w:r w:rsidR="006F3883" w:rsidDel="00BF6168">
          <w:rPr>
            <w:spacing w:val="-15"/>
          </w:rPr>
          <w:delText xml:space="preserve"> </w:delText>
        </w:r>
        <w:r w:rsidR="006F3883" w:rsidDel="00BF6168">
          <w:delText>feature</w:delText>
        </w:r>
        <w:r w:rsidR="006F3883" w:rsidDel="00BF6168">
          <w:rPr>
            <w:w w:val="99"/>
          </w:rPr>
          <w:delText xml:space="preserve"> </w:delText>
        </w:r>
        <w:r w:rsidR="006F3883" w:rsidDel="00BF6168">
          <w:delText>space</w:delText>
        </w:r>
        <w:r w:rsidR="00667015" w:rsidDel="00BF6168">
          <w:delText xml:space="preserve"> </w:delText>
        </w:r>
      </w:del>
      <w:del w:id="356" w:author="Lejla Alic" w:date="2018-12-23T00:24:00Z">
        <w:r w:rsidR="00667015" w:rsidDel="00D039D5">
          <w:delText>increases</w:delText>
        </w:r>
      </w:del>
      <w:ins w:id="357" w:author="Lejla Alic" w:date="2018-12-23T00:22:00Z">
        <w:r w:rsidR="00D039D5">
          <w:t>[24]</w:t>
        </w:r>
      </w:ins>
      <w:r w:rsidR="00667015">
        <w:t xml:space="preserve">. </w:t>
      </w:r>
      <w:del w:id="358" w:author="Lejla Alic" w:date="2018-12-23T00:24:00Z">
        <w:r w:rsidR="00667015" w:rsidDel="00D039D5">
          <w:delText>This problem is averted by</w:delText>
        </w:r>
      </w:del>
      <w:del w:id="359" w:author="Lejla Alic" w:date="2018-12-26T16:20:00Z">
        <w:r w:rsidR="00667015" w:rsidDel="00BF6168">
          <w:delText xml:space="preserve"> </w:delText>
        </w:r>
      </w:del>
      <w:ins w:id="360" w:author="Lejla Alic" w:date="2018-12-23T00:25:00Z">
        <w:r w:rsidR="00D039D5">
          <w:t>I</w:t>
        </w:r>
      </w:ins>
      <w:del w:id="361" w:author="Lejla Alic" w:date="2018-12-23T00:25:00Z">
        <w:r w:rsidR="00667015" w:rsidDel="00D039D5">
          <w:delText>i</w:delText>
        </w:r>
      </w:del>
      <w:r w:rsidR="00667015">
        <w:t>ntroduc</w:t>
      </w:r>
      <w:ins w:id="362" w:author="Lejla Alic" w:date="2018-12-23T00:26:00Z">
        <w:r w:rsidR="00D039D5">
          <w:t>t</w:t>
        </w:r>
      </w:ins>
      <w:r w:rsidR="00667015">
        <w:t>i</w:t>
      </w:r>
      <w:del w:id="363" w:author="Lejla Alic" w:date="2018-12-23T00:25:00Z">
        <w:r w:rsidR="00667015" w:rsidDel="00D039D5">
          <w:delText>ng</w:delText>
        </w:r>
      </w:del>
      <w:ins w:id="364" w:author="Lejla Alic" w:date="2018-12-23T00:25:00Z">
        <w:r w:rsidR="00D039D5">
          <w:t xml:space="preserve">on </w:t>
        </w:r>
      </w:ins>
      <w:ins w:id="365" w:author="Lejla Alic" w:date="2018-12-23T00:24:00Z">
        <w:r w:rsidR="00D039D5">
          <w:t>of</w:t>
        </w:r>
      </w:ins>
      <w:r w:rsidR="00667015">
        <w:t xml:space="preserve"> a kernel </w:t>
      </w:r>
      <w:ins w:id="366" w:author="Lejla Alic" w:date="2018-12-26T16:22:00Z">
        <w:r w:rsidR="00BF6168">
          <w:t>calculating the inner product between the coordinates of the input feature space</w:t>
        </w:r>
        <w:r w:rsidR="00BF6168">
          <w:t xml:space="preserve">, </w:t>
        </w:r>
      </w:ins>
      <w:del w:id="367" w:author="Lejla Alic" w:date="2018-12-23T00:24:00Z">
        <w:r w:rsidR="00667015" w:rsidDel="00D039D5">
          <w:delText xml:space="preserve">which </w:delText>
        </w:r>
      </w:del>
      <w:r w:rsidR="00667015">
        <w:t>alleviat</w:t>
      </w:r>
      <w:ins w:id="368" w:author="Lejla Alic" w:date="2018-12-26T16:22:00Z">
        <w:r w:rsidR="00BF6168">
          <w:t>es</w:t>
        </w:r>
      </w:ins>
      <w:del w:id="369" w:author="Lejla Alic" w:date="2018-12-23T00:24:00Z">
        <w:r w:rsidR="00667015" w:rsidDel="00D039D5">
          <w:delText>es</w:delText>
        </w:r>
      </w:del>
      <w:r w:rsidR="00667015">
        <w:t xml:space="preserve"> the need </w:t>
      </w:r>
      <w:r w:rsidR="00071122">
        <w:t>to determine the transformation</w:t>
      </w:r>
      <w:del w:id="370" w:author="Lejla Alic" w:date="2018-12-26T16:22:00Z">
        <w:r w:rsidR="00071122" w:rsidDel="00BF6168">
          <w:delText xml:space="preserve"> by calculating the inner product between the coordinates of the input feature space instead</w:delText>
        </w:r>
      </w:del>
      <w:r w:rsidR="00071122">
        <w:t>.</w:t>
      </w:r>
      <w:r w:rsidR="006F3883">
        <w:t xml:space="preserve"> In this paper, </w:t>
      </w:r>
      <w:r w:rsidR="006F3883">
        <w:rPr>
          <w:spacing w:val="-3"/>
        </w:rPr>
        <w:t xml:space="preserve">we </w:t>
      </w:r>
      <w:r w:rsidR="006F3883">
        <w:t xml:space="preserve">used the </w:t>
      </w:r>
      <w:r w:rsidR="006F3883" w:rsidRPr="00071122">
        <w:rPr>
          <w:highlight w:val="yellow"/>
        </w:rPr>
        <w:t>Gaussian radial basis</w:t>
      </w:r>
      <w:r w:rsidR="006F3883" w:rsidRPr="00071122">
        <w:rPr>
          <w:spacing w:val="-12"/>
          <w:highlight w:val="yellow"/>
        </w:rPr>
        <w:t xml:space="preserve"> </w:t>
      </w:r>
      <w:r w:rsidR="009D17D0" w:rsidRPr="00071122">
        <w:rPr>
          <w:highlight w:val="yellow"/>
        </w:rPr>
        <w:t>function</w:t>
      </w:r>
      <w:r w:rsidR="009D17D0">
        <w:t xml:space="preserve"> </w:t>
      </w:r>
      <w:r w:rsidR="006F3883">
        <w:rPr>
          <w:w w:val="105"/>
        </w:rPr>
        <w:t>as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the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kernel.</w:t>
      </w:r>
      <w:r w:rsidR="006F3883">
        <w:rPr>
          <w:spacing w:val="4"/>
          <w:w w:val="105"/>
        </w:rPr>
        <w:t xml:space="preserve"> </w:t>
      </w:r>
      <w:r w:rsidR="006F3883">
        <w:rPr>
          <w:w w:val="105"/>
        </w:rPr>
        <w:t>During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the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training,</w:t>
      </w:r>
      <w:r w:rsidR="006F3883">
        <w:rPr>
          <w:spacing w:val="-16"/>
          <w:w w:val="105"/>
        </w:rPr>
        <w:t xml:space="preserve"> </w:t>
      </w:r>
      <w:r w:rsidR="006F3883">
        <w:rPr>
          <w:spacing w:val="-3"/>
          <w:w w:val="105"/>
        </w:rPr>
        <w:t>we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tuned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the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values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of</w:t>
      </w:r>
      <w:r w:rsidR="006F3883">
        <w:rPr>
          <w:w w:val="99"/>
        </w:rPr>
        <w:t xml:space="preserve"> </w:t>
      </w:r>
      <w:r w:rsidR="006F3883">
        <w:rPr>
          <w:w w:val="105"/>
        </w:rPr>
        <w:t>the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parameters</w:t>
      </w:r>
      <w:r w:rsidR="006F3883">
        <w:rPr>
          <w:spacing w:val="-25"/>
          <w:w w:val="105"/>
        </w:rPr>
        <w:t xml:space="preserve"> </w:t>
      </w:r>
      <w:r w:rsidR="006F3883">
        <w:rPr>
          <w:i/>
          <w:iCs/>
          <w:w w:val="105"/>
        </w:rPr>
        <w:t>C</w:t>
      </w:r>
      <w:r w:rsidR="006F3883">
        <w:rPr>
          <w:i/>
          <w:iCs/>
          <w:spacing w:val="-17"/>
          <w:w w:val="105"/>
        </w:rPr>
        <w:t xml:space="preserve"> </w:t>
      </w:r>
      <w:r w:rsidR="006F3883">
        <w:rPr>
          <w:w w:val="105"/>
        </w:rPr>
        <w:t>and</w:t>
      </w:r>
      <w:r w:rsidR="006F3883">
        <w:rPr>
          <w:spacing w:val="-22"/>
          <w:w w:val="105"/>
        </w:rPr>
        <w:t xml:space="preserve"> </w:t>
      </w:r>
      <w:r w:rsidR="006F3883">
        <w:rPr>
          <w:rFonts w:ascii="Franklin Gothic Book" w:hAnsi="Franklin Gothic Book" w:cs="Franklin Gothic Book"/>
          <w:w w:val="105"/>
        </w:rPr>
        <w:t>γ</w:t>
      </w:r>
      <w:r w:rsidR="006F3883">
        <w:rPr>
          <w:rFonts w:ascii="Franklin Gothic Book" w:hAnsi="Franklin Gothic Book" w:cs="Franklin Gothic Book"/>
          <w:spacing w:val="-18"/>
          <w:w w:val="105"/>
        </w:rPr>
        <w:t xml:space="preserve"> </w:t>
      </w:r>
      <w:r w:rsidR="006F3883">
        <w:rPr>
          <w:w w:val="105"/>
        </w:rPr>
        <w:t>through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a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grid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search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to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obtain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the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optimal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performance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of</w:t>
      </w:r>
      <w:r w:rsidR="006F3883">
        <w:rPr>
          <w:spacing w:val="-23"/>
          <w:w w:val="105"/>
        </w:rPr>
        <w:t xml:space="preserve"> </w:t>
      </w:r>
      <w:r w:rsidR="006F3883">
        <w:rPr>
          <w:w w:val="105"/>
        </w:rPr>
        <w:t>the</w:t>
      </w:r>
      <w:r w:rsidR="006F3883">
        <w:rPr>
          <w:w w:val="99"/>
        </w:rPr>
        <w:t xml:space="preserve"> </w:t>
      </w:r>
      <w:r w:rsidR="006F3883">
        <w:rPr>
          <w:w w:val="105"/>
        </w:rPr>
        <w:t>SVM.</w:t>
      </w:r>
    </w:p>
    <w:p w14:paraId="56AA69C7" w14:textId="77777777" w:rsidR="00D039D5" w:rsidRDefault="00D039D5" w:rsidP="00D039D5">
      <w:pPr>
        <w:pStyle w:val="BodyText"/>
        <w:kinsoku w:val="0"/>
        <w:overflowPunct w:val="0"/>
        <w:spacing w:before="135" w:line="362" w:lineRule="auto"/>
        <w:ind w:right="968"/>
        <w:jc w:val="both"/>
      </w:pPr>
    </w:p>
    <w:p w14:paraId="382E9E94" w14:textId="3420BE92" w:rsidR="0054755B" w:rsidRDefault="0054755B" w:rsidP="00071122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line="362" w:lineRule="auto"/>
        <w:jc w:val="both"/>
      </w:pPr>
      <w:r>
        <w:rPr>
          <w:spacing w:val="-3"/>
        </w:rPr>
        <w:t>Feature</w:t>
      </w:r>
      <w:r>
        <w:rPr>
          <w:spacing w:val="-1"/>
        </w:rPr>
        <w:t xml:space="preserve"> </w:t>
      </w:r>
      <w:r>
        <w:t>Extraction</w:t>
      </w:r>
    </w:p>
    <w:p w14:paraId="1C81A012" w14:textId="445CA8CE" w:rsidR="0054755B" w:rsidRPr="0054755B" w:rsidRDefault="0054755B" w:rsidP="0093663C">
      <w:pPr>
        <w:spacing w:line="362" w:lineRule="auto"/>
        <w:ind w:left="994" w:right="96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We extracted all the features </w:t>
      </w:r>
      <w:r w:rsidRPr="0054755B">
        <w:rPr>
          <w:sz w:val="20"/>
          <w:szCs w:val="20"/>
        </w:rPr>
        <w:t xml:space="preserve">from the SAHS data acquired at the baseline. </w:t>
      </w:r>
      <w:r w:rsidR="001B4CC9" w:rsidRPr="001B4CC9">
        <w:rPr>
          <w:sz w:val="20"/>
          <w:szCs w:val="20"/>
        </w:rPr>
        <w:t xml:space="preserve">The dataset consists of the blood glucose and insulin </w:t>
      </w:r>
      <w:del w:id="371" w:author="Lejla Alic" w:date="2018-12-23T00:27:00Z">
        <w:r w:rsidR="001B4CC9" w:rsidRPr="001B4CC9" w:rsidDel="00D039D5">
          <w:rPr>
            <w:sz w:val="20"/>
            <w:szCs w:val="20"/>
          </w:rPr>
          <w:delText xml:space="preserve">values </w:delText>
        </w:r>
      </w:del>
      <w:ins w:id="372" w:author="Lejla Alic" w:date="2018-12-23T00:27:00Z">
        <w:r w:rsidR="00D039D5">
          <w:rPr>
            <w:sz w:val="20"/>
            <w:szCs w:val="20"/>
          </w:rPr>
          <w:t>concentrations</w:t>
        </w:r>
        <w:r w:rsidR="00D039D5" w:rsidRPr="001B4CC9">
          <w:rPr>
            <w:sz w:val="20"/>
            <w:szCs w:val="20"/>
          </w:rPr>
          <w:t xml:space="preserve"> </w:t>
        </w:r>
      </w:ins>
      <w:r w:rsidR="001B4CC9" w:rsidRPr="001B4CC9">
        <w:rPr>
          <w:sz w:val="20"/>
          <w:szCs w:val="20"/>
        </w:rPr>
        <w:t xml:space="preserve">recorded before glucose intake and at three time-points thereafter (30, 60, and 120 minutes). </w:t>
      </w:r>
      <w:r w:rsidR="001B4CC9" w:rsidRPr="0054755B">
        <w:rPr>
          <w:sz w:val="20"/>
          <w:szCs w:val="20"/>
        </w:rPr>
        <w:t xml:space="preserve">The labels (healthy and diabetes) were generated at the 7.5 years follow-up using </w:t>
      </w:r>
      <w:r w:rsidR="001B4CC9">
        <w:rPr>
          <w:sz w:val="20"/>
          <w:szCs w:val="20"/>
        </w:rPr>
        <w:t xml:space="preserve">the </w:t>
      </w:r>
      <w:r w:rsidR="001B4CC9" w:rsidRPr="0054755B">
        <w:rPr>
          <w:sz w:val="20"/>
          <w:szCs w:val="20"/>
        </w:rPr>
        <w:t xml:space="preserve">current standard of care </w:t>
      </w:r>
      <w:ins w:id="373" w:author="Lejla Alic" w:date="2018-12-23T00:27:00Z">
        <w:r w:rsidR="00D039D5">
          <w:rPr>
            <w:sz w:val="20"/>
            <w:szCs w:val="20"/>
          </w:rPr>
          <w:t xml:space="preserve">diagnostics </w:t>
        </w:r>
      </w:ins>
      <w:r w:rsidR="001B4CC9" w:rsidRPr="00AE0DBD">
        <w:rPr>
          <w:sz w:val="20"/>
          <w:szCs w:val="20"/>
          <w:highlight w:val="yellow"/>
        </w:rPr>
        <w:t>[\cite{rapid_rise_1984_stern</w:t>
      </w:r>
      <w:r w:rsidR="001B4CC9">
        <w:rPr>
          <w:sz w:val="20"/>
          <w:szCs w:val="20"/>
          <w:highlight w:val="yellow"/>
        </w:rPr>
        <w:t>}</w:t>
      </w:r>
      <w:r w:rsidR="001B4CC9" w:rsidRPr="00AE0DBD">
        <w:rPr>
          <w:sz w:val="20"/>
          <w:szCs w:val="20"/>
          <w:highlight w:val="yellow"/>
        </w:rPr>
        <w:t>]</w:t>
      </w:r>
      <w:r w:rsidR="001B4CC9" w:rsidRPr="001B4CC9">
        <w:rPr>
          <w:sz w:val="20"/>
          <w:szCs w:val="20"/>
        </w:rPr>
        <w:t>. From the glucose and insulin measurements, we computed</w:t>
      </w:r>
      <w:r w:rsidR="002534DE">
        <w:rPr>
          <w:sz w:val="20"/>
          <w:szCs w:val="20"/>
        </w:rPr>
        <w:t xml:space="preserve"> </w:t>
      </w:r>
      <w:ins w:id="374" w:author="Lejla Alic" w:date="2018-12-26T16:35:00Z">
        <w:r w:rsidR="00204296">
          <w:rPr>
            <w:sz w:val="20"/>
            <w:szCs w:val="20"/>
          </w:rPr>
          <w:t xml:space="preserve">a total of 48 features: </w:t>
        </w:r>
      </w:ins>
      <w:r w:rsidR="001B4CC9" w:rsidRPr="001B4CC9">
        <w:rPr>
          <w:sz w:val="20"/>
          <w:szCs w:val="20"/>
        </w:rPr>
        <w:t>slope and area under the curve</w:t>
      </w:r>
      <w:ins w:id="375" w:author="Lejla Alic" w:date="2018-12-26T16:35:00Z">
        <w:r w:rsidR="00204296">
          <w:rPr>
            <w:sz w:val="20"/>
            <w:szCs w:val="20"/>
          </w:rPr>
          <w:t xml:space="preserve"> (see Fig. 1) </w:t>
        </w:r>
      </w:ins>
      <w:del w:id="376" w:author="Lejla Alic" w:date="2018-12-26T16:35:00Z">
        <w:r w:rsidR="001B4CC9" w:rsidRPr="001B4CC9" w:rsidDel="00204296">
          <w:rPr>
            <w:sz w:val="20"/>
            <w:szCs w:val="20"/>
          </w:rPr>
          <w:delText xml:space="preserve"> between all the possible combinations of a pair of </w:delText>
        </w:r>
      </w:del>
      <w:del w:id="377" w:author="Lejla Alic" w:date="2018-12-23T00:27:00Z">
        <w:r w:rsidR="001B4CC9" w:rsidRPr="001B4CC9" w:rsidDel="00D039D5">
          <w:rPr>
            <w:sz w:val="20"/>
            <w:szCs w:val="20"/>
          </w:rPr>
          <w:delText>readings</w:delText>
        </w:r>
      </w:del>
      <w:r w:rsidR="001B4CC9" w:rsidRPr="001B4CC9">
        <w:rPr>
          <w:sz w:val="20"/>
          <w:szCs w:val="20"/>
        </w:rPr>
        <w:t xml:space="preserve">. In </w:t>
      </w:r>
      <w:r w:rsidR="001B4CC9" w:rsidRPr="001B4CC9">
        <w:rPr>
          <w:sz w:val="20"/>
          <w:szCs w:val="20"/>
        </w:rPr>
        <w:lastRenderedPageBreak/>
        <w:t xml:space="preserve">addition, we also calculated </w:t>
      </w:r>
      <w:commentRangeStart w:id="378"/>
      <w:r w:rsidR="00C967A2">
        <w:rPr>
          <w:sz w:val="20"/>
          <w:szCs w:val="20"/>
        </w:rPr>
        <w:t xml:space="preserve">three </w:t>
      </w:r>
      <w:r w:rsidR="00F9141E">
        <w:rPr>
          <w:sz w:val="20"/>
          <w:szCs w:val="20"/>
        </w:rPr>
        <w:t xml:space="preserve">empirical </w:t>
      </w:r>
      <w:commentRangeEnd w:id="378"/>
      <w:r w:rsidR="00204296">
        <w:rPr>
          <w:rStyle w:val="CommentReference"/>
          <w:rFonts w:ascii="Calibri" w:eastAsia="Calibri" w:hAnsi="Calibri" w:cs="Arial"/>
          <w:lang w:val="nl-NL"/>
        </w:rPr>
        <w:commentReference w:id="378"/>
      </w:r>
      <w:r w:rsidR="00F9141E">
        <w:rPr>
          <w:sz w:val="20"/>
          <w:szCs w:val="20"/>
        </w:rPr>
        <w:t xml:space="preserve">markers </w:t>
      </w:r>
      <w:r w:rsidR="00C967A2">
        <w:rPr>
          <w:sz w:val="20"/>
          <w:szCs w:val="20"/>
        </w:rPr>
        <w:t xml:space="preserve">that describe the relationship between the glucose intake and insulin response. The first is the </w:t>
      </w:r>
      <w:r w:rsidR="001B4CC9" w:rsidRPr="001B4CC9">
        <w:rPr>
          <w:sz w:val="20"/>
          <w:szCs w:val="20"/>
        </w:rPr>
        <w:t>insulinogenic index</w:t>
      </w:r>
      <w:r w:rsidR="00C967A2">
        <w:rPr>
          <w:sz w:val="20"/>
          <w:szCs w:val="20"/>
        </w:rPr>
        <w:t xml:space="preserve"> (IGI)</w:t>
      </w:r>
      <w:r w:rsidR="001B4CC9" w:rsidRPr="001B4CC9">
        <w:rPr>
          <w:sz w:val="20"/>
          <w:szCs w:val="20"/>
        </w:rPr>
        <w:t xml:space="preserve"> </w:t>
      </w:r>
      <w:r w:rsidR="00F9141E" w:rsidRPr="000930E1">
        <w:rPr>
          <w:sz w:val="20"/>
          <w:szCs w:val="20"/>
          <w:highlight w:val="yellow"/>
        </w:rPr>
        <w:t>[</w:t>
      </w:r>
      <w:r w:rsidR="000930E1" w:rsidRPr="000930E1">
        <w:rPr>
          <w:sz w:val="20"/>
          <w:szCs w:val="20"/>
          <w:highlight w:val="yellow"/>
        </w:rPr>
        <w:t>\cite{seino1975insulinogenic}</w:t>
      </w:r>
      <w:r w:rsidR="00F9141E" w:rsidRPr="000930E1">
        <w:rPr>
          <w:sz w:val="20"/>
          <w:szCs w:val="20"/>
          <w:highlight w:val="yellow"/>
        </w:rPr>
        <w:t>]</w:t>
      </w:r>
      <w:r w:rsidR="00C967A2" w:rsidRPr="000930E1">
        <w:rPr>
          <w:sz w:val="20"/>
          <w:szCs w:val="20"/>
          <w:highlight w:val="yellow"/>
        </w:rPr>
        <w:t>,</w:t>
      </w:r>
      <w:r w:rsidR="00C967A2">
        <w:rPr>
          <w:sz w:val="20"/>
          <w:szCs w:val="20"/>
        </w:rPr>
        <w:t xml:space="preserve"> which is a direct measure of the insulin response to glucose. It is calculated as the ratio of the slope of insulin curve to the slope of glucose curve between </w:t>
      </w:r>
      <w:commentRangeStart w:id="379"/>
      <w:r w:rsidR="00C967A2">
        <w:rPr>
          <w:sz w:val="20"/>
          <w:szCs w:val="20"/>
        </w:rPr>
        <w:t>any two time intervals in the OGTT</w:t>
      </w:r>
      <w:commentRangeEnd w:id="379"/>
      <w:r w:rsidR="00D039D5">
        <w:rPr>
          <w:rStyle w:val="CommentReference"/>
          <w:rFonts w:ascii="Calibri" w:eastAsia="Calibri" w:hAnsi="Calibri" w:cs="Arial"/>
          <w:lang w:val="nl-NL"/>
        </w:rPr>
        <w:commentReference w:id="379"/>
      </w:r>
      <w:r w:rsidR="00C967A2">
        <w:rPr>
          <w:sz w:val="20"/>
          <w:szCs w:val="20"/>
        </w:rPr>
        <w:t xml:space="preserve">. </w:t>
      </w:r>
      <w:r w:rsidR="000930E1">
        <w:rPr>
          <w:sz w:val="20"/>
          <w:szCs w:val="20"/>
        </w:rPr>
        <w:t>The second marker</w:t>
      </w:r>
      <w:r w:rsidR="00F9141E">
        <w:rPr>
          <w:sz w:val="20"/>
          <w:szCs w:val="20"/>
        </w:rPr>
        <w:t>,</w:t>
      </w:r>
      <w:r w:rsidR="001B4CC9" w:rsidRPr="001B4CC9">
        <w:rPr>
          <w:sz w:val="20"/>
          <w:szCs w:val="20"/>
        </w:rPr>
        <w:t xml:space="preserve"> Matsuda index [21]</w:t>
      </w:r>
      <w:r w:rsidR="00F9141E">
        <w:rPr>
          <w:sz w:val="20"/>
          <w:szCs w:val="20"/>
        </w:rPr>
        <w:t>,</w:t>
      </w:r>
      <w:r w:rsidR="00C967A2">
        <w:rPr>
          <w:sz w:val="20"/>
          <w:szCs w:val="20"/>
        </w:rPr>
        <w:t xml:space="preserve"> </w:t>
      </w:r>
      <w:commentRangeStart w:id="380"/>
      <w:r w:rsidR="00C967A2">
        <w:rPr>
          <w:sz w:val="20"/>
          <w:szCs w:val="20"/>
        </w:rPr>
        <w:t>evaluates the insulin sensitivity</w:t>
      </w:r>
      <w:r w:rsidR="000930E1">
        <w:rPr>
          <w:sz w:val="20"/>
          <w:szCs w:val="20"/>
        </w:rPr>
        <w:t xml:space="preserve"> using the OGTT data</w:t>
      </w:r>
      <w:commentRangeEnd w:id="380"/>
      <w:r w:rsidR="00D039D5">
        <w:rPr>
          <w:rStyle w:val="CommentReference"/>
          <w:rFonts w:ascii="Calibri" w:eastAsia="Calibri" w:hAnsi="Calibri" w:cs="Arial"/>
          <w:lang w:val="nl-NL"/>
        </w:rPr>
        <w:commentReference w:id="380"/>
      </w:r>
      <w:ins w:id="381" w:author="Lejla Alic" w:date="2018-12-23T00:29:00Z">
        <w:r w:rsidR="00D039D5">
          <w:rPr>
            <w:sz w:val="20"/>
            <w:szCs w:val="20"/>
          </w:rPr>
          <w:t xml:space="preserve">. </w:t>
        </w:r>
      </w:ins>
      <w:del w:id="382" w:author="Lejla Alic" w:date="2018-12-23T00:29:00Z">
        <w:r w:rsidR="00F9141E" w:rsidDel="00D039D5">
          <w:rPr>
            <w:sz w:val="20"/>
            <w:szCs w:val="20"/>
          </w:rPr>
          <w:delText xml:space="preserve"> and </w:delText>
        </w:r>
      </w:del>
      <w:ins w:id="383" w:author="Lejla Alic" w:date="2018-12-23T00:29:00Z">
        <w:r w:rsidR="00D039D5">
          <w:rPr>
            <w:sz w:val="20"/>
            <w:szCs w:val="20"/>
          </w:rPr>
          <w:t>T</w:t>
        </w:r>
      </w:ins>
      <w:del w:id="384" w:author="Lejla Alic" w:date="2018-12-23T00:29:00Z">
        <w:r w:rsidR="000930E1" w:rsidDel="00D039D5">
          <w:rPr>
            <w:sz w:val="20"/>
            <w:szCs w:val="20"/>
          </w:rPr>
          <w:delText>t</w:delText>
        </w:r>
      </w:del>
      <w:r w:rsidR="000930E1">
        <w:rPr>
          <w:sz w:val="20"/>
          <w:szCs w:val="20"/>
        </w:rPr>
        <w:t>he third</w:t>
      </w:r>
      <w:ins w:id="385" w:author="Lejla Alic" w:date="2018-12-23T00:29:00Z">
        <w:r w:rsidR="00D039D5">
          <w:rPr>
            <w:sz w:val="20"/>
            <w:szCs w:val="20"/>
          </w:rPr>
          <w:t xml:space="preserve"> marker</w:t>
        </w:r>
      </w:ins>
      <w:r w:rsidR="000930E1">
        <w:rPr>
          <w:sz w:val="20"/>
          <w:szCs w:val="20"/>
        </w:rPr>
        <w:t xml:space="preserve">, </w:t>
      </w:r>
      <w:r w:rsidR="00F9141E">
        <w:rPr>
          <w:sz w:val="20"/>
          <w:szCs w:val="20"/>
        </w:rPr>
        <w:t>h</w:t>
      </w:r>
      <w:r w:rsidR="00F9141E" w:rsidRPr="00F9141E">
        <w:rPr>
          <w:sz w:val="20"/>
          <w:szCs w:val="20"/>
        </w:rPr>
        <w:t>om</w:t>
      </w:r>
      <w:r w:rsidR="00F9141E">
        <w:rPr>
          <w:sz w:val="20"/>
          <w:szCs w:val="20"/>
        </w:rPr>
        <w:t>eostatic model</w:t>
      </w:r>
      <w:ins w:id="386" w:author="Lejla Alic" w:date="2018-12-23T00:29:00Z">
        <w:r w:rsidR="00D039D5">
          <w:rPr>
            <w:sz w:val="20"/>
            <w:szCs w:val="20"/>
          </w:rPr>
          <w:t>,</w:t>
        </w:r>
      </w:ins>
      <w:r w:rsidR="00F9141E">
        <w:rPr>
          <w:sz w:val="20"/>
          <w:szCs w:val="20"/>
        </w:rPr>
        <w:t xml:space="preserve"> assess</w:t>
      </w:r>
      <w:ins w:id="387" w:author="Lejla Alic" w:date="2018-12-23T00:30:00Z">
        <w:r w:rsidR="00D039D5">
          <w:rPr>
            <w:sz w:val="20"/>
            <w:szCs w:val="20"/>
          </w:rPr>
          <w:t xml:space="preserve">es </w:t>
        </w:r>
      </w:ins>
      <w:del w:id="388" w:author="Lejla Alic" w:date="2018-12-23T00:30:00Z">
        <w:r w:rsidR="00F9141E" w:rsidDel="00D039D5">
          <w:rPr>
            <w:sz w:val="20"/>
            <w:szCs w:val="20"/>
          </w:rPr>
          <w:delText>men</w:delText>
        </w:r>
      </w:del>
      <w:r w:rsidR="00F9141E">
        <w:rPr>
          <w:sz w:val="20"/>
          <w:szCs w:val="20"/>
        </w:rPr>
        <w:t xml:space="preserve">t </w:t>
      </w:r>
      <w:r w:rsidR="00F9141E" w:rsidRPr="00F9141E">
        <w:rPr>
          <w:sz w:val="20"/>
          <w:szCs w:val="20"/>
        </w:rPr>
        <w:t>insulin resistance (</w:t>
      </w:r>
      <w:r w:rsidR="00F9141E">
        <w:rPr>
          <w:sz w:val="20"/>
          <w:szCs w:val="20"/>
        </w:rPr>
        <w:t>HOMA-</w:t>
      </w:r>
      <w:r w:rsidR="00F9141E" w:rsidRPr="00F9141E">
        <w:rPr>
          <w:sz w:val="20"/>
          <w:szCs w:val="20"/>
        </w:rPr>
        <w:t>IR)</w:t>
      </w:r>
      <w:r w:rsidR="000930E1">
        <w:rPr>
          <w:sz w:val="20"/>
          <w:szCs w:val="20"/>
        </w:rPr>
        <w:t xml:space="preserve"> </w:t>
      </w:r>
      <w:r w:rsidR="000930E1" w:rsidRPr="000930E1">
        <w:rPr>
          <w:sz w:val="20"/>
          <w:szCs w:val="20"/>
          <w:highlight w:val="yellow"/>
        </w:rPr>
        <w:t>[\cite{matthews1985homeostasis}]</w:t>
      </w:r>
      <w:r w:rsidR="000930E1">
        <w:rPr>
          <w:sz w:val="20"/>
          <w:szCs w:val="20"/>
        </w:rPr>
        <w:t xml:space="preserve"> </w:t>
      </w:r>
      <w:del w:id="389" w:author="Lejla Alic" w:date="2018-12-23T00:30:00Z">
        <w:r w:rsidR="000930E1" w:rsidDel="00D039D5">
          <w:rPr>
            <w:sz w:val="20"/>
            <w:szCs w:val="20"/>
          </w:rPr>
          <w:delText xml:space="preserve">assesses </w:delText>
        </w:r>
      </w:del>
      <w:ins w:id="390" w:author="Lejla Alic" w:date="2018-12-23T00:30:00Z">
        <w:r w:rsidR="00D039D5">
          <w:rPr>
            <w:sz w:val="20"/>
            <w:szCs w:val="20"/>
          </w:rPr>
          <w:t xml:space="preserve">by </w:t>
        </w:r>
      </w:ins>
      <w:r w:rsidR="000930E1">
        <w:rPr>
          <w:sz w:val="20"/>
          <w:szCs w:val="20"/>
        </w:rPr>
        <w:t>the beta-cell function</w:t>
      </w:r>
      <w:r w:rsidR="001B4CC9" w:rsidRPr="001B4CC9">
        <w:rPr>
          <w:sz w:val="20"/>
          <w:szCs w:val="20"/>
        </w:rPr>
        <w:t xml:space="preserve">. </w:t>
      </w:r>
      <w:r w:rsidR="000930E1">
        <w:rPr>
          <w:sz w:val="20"/>
          <w:szCs w:val="20"/>
        </w:rPr>
        <w:t xml:space="preserve">It is defined as the product of fasting blood glucose </w:t>
      </w:r>
      <w:ins w:id="391" w:author="Lejla Alic" w:date="2018-12-23T00:30:00Z">
        <w:r w:rsidR="00D039D5">
          <w:rPr>
            <w:sz w:val="20"/>
            <w:szCs w:val="20"/>
          </w:rPr>
          <w:t xml:space="preserve">concentration </w:t>
        </w:r>
      </w:ins>
      <w:r w:rsidR="000930E1">
        <w:rPr>
          <w:sz w:val="20"/>
          <w:szCs w:val="20"/>
        </w:rPr>
        <w:t xml:space="preserve">and fasting blood insulin </w:t>
      </w:r>
      <w:ins w:id="392" w:author="Lejla Alic" w:date="2018-12-23T00:30:00Z">
        <w:r w:rsidR="00D039D5">
          <w:rPr>
            <w:sz w:val="20"/>
            <w:szCs w:val="20"/>
          </w:rPr>
          <w:t xml:space="preserve">concentration </w:t>
        </w:r>
      </w:ins>
      <w:r w:rsidR="000930E1">
        <w:rPr>
          <w:sz w:val="20"/>
          <w:szCs w:val="20"/>
        </w:rPr>
        <w:t>divided by 22.5.</w:t>
      </w:r>
      <w:ins w:id="393" w:author="Lejla Alic" w:date="2018-12-23T00:30:00Z">
        <w:r w:rsidR="00D039D5">
          <w:rPr>
            <w:sz w:val="20"/>
            <w:szCs w:val="20"/>
          </w:rPr>
          <w:t xml:space="preserve"> </w:t>
        </w:r>
      </w:ins>
      <w:commentRangeStart w:id="394"/>
      <w:r w:rsidR="00F9141E">
        <w:rPr>
          <w:sz w:val="20"/>
          <w:szCs w:val="20"/>
        </w:rPr>
        <w:t xml:space="preserve">These markers </w:t>
      </w:r>
      <w:r w:rsidR="001B4CC9" w:rsidRPr="001B4CC9">
        <w:rPr>
          <w:sz w:val="20"/>
          <w:szCs w:val="20"/>
        </w:rPr>
        <w:t>have shown a good efficacy for diabetes prediction in previous studies [9, 12]</w:t>
      </w:r>
      <w:r w:rsidR="003B4094">
        <w:rPr>
          <w:sz w:val="20"/>
          <w:szCs w:val="20"/>
        </w:rPr>
        <w:t xml:space="preserve">. </w:t>
      </w:r>
      <w:commentRangeEnd w:id="394"/>
      <w:r w:rsidR="00D039D5">
        <w:rPr>
          <w:rStyle w:val="CommentReference"/>
          <w:rFonts w:ascii="Calibri" w:eastAsia="Calibri" w:hAnsi="Calibri" w:cs="Arial"/>
          <w:lang w:val="nl-NL"/>
        </w:rPr>
        <w:commentReference w:id="394"/>
      </w:r>
      <w:r w:rsidR="00740974">
        <w:rPr>
          <w:sz w:val="20"/>
          <w:szCs w:val="20"/>
        </w:rPr>
        <w:t xml:space="preserve">A total of 61 </w:t>
      </w:r>
      <w:r w:rsidRPr="0054755B">
        <w:rPr>
          <w:sz w:val="20"/>
          <w:szCs w:val="20"/>
        </w:rPr>
        <w:t xml:space="preserve">features </w:t>
      </w:r>
      <w:r w:rsidR="00740974">
        <w:rPr>
          <w:sz w:val="20"/>
          <w:szCs w:val="20"/>
        </w:rPr>
        <w:t>(</w:t>
      </w:r>
      <w:r w:rsidR="00F9141E">
        <w:rPr>
          <w:sz w:val="20"/>
          <w:szCs w:val="20"/>
        </w:rPr>
        <w:t>illustrated in Fig.</w:t>
      </w:r>
      <w:r w:rsidR="00740974" w:rsidRPr="0054755B">
        <w:rPr>
          <w:sz w:val="20"/>
          <w:szCs w:val="20"/>
        </w:rPr>
        <w:t xml:space="preserve"> </w:t>
      </w:r>
      <w:r w:rsidR="00740974">
        <w:rPr>
          <w:sz w:val="20"/>
          <w:szCs w:val="20"/>
        </w:rPr>
        <w:t xml:space="preserve">2) are </w:t>
      </w:r>
      <w:r w:rsidRPr="0054755B">
        <w:rPr>
          <w:sz w:val="20"/>
          <w:szCs w:val="20"/>
        </w:rPr>
        <w:t>used in this study</w:t>
      </w:r>
      <w:ins w:id="395" w:author="Lejla Alic" w:date="2018-12-26T16:48:00Z">
        <w:r w:rsidR="0093663C">
          <w:rPr>
            <w:sz w:val="20"/>
            <w:szCs w:val="20"/>
          </w:rPr>
          <w:t>:</w:t>
        </w:r>
        <w:commentRangeStart w:id="396"/>
        <w:r w:rsidR="0093663C">
          <w:rPr>
            <w:sz w:val="20"/>
            <w:szCs w:val="20"/>
          </w:rPr>
          <w:t xml:space="preserve"> i.e. </w:t>
        </w:r>
      </w:ins>
      <w:ins w:id="397" w:author="Lejla Alic" w:date="2018-12-26T16:49:00Z">
        <w:r w:rsidR="0093663C">
          <w:rPr>
            <w:sz w:val="20"/>
            <w:szCs w:val="20"/>
          </w:rPr>
          <w:t xml:space="preserve">8 glucose and insulin concentrations, 3 </w:t>
        </w:r>
      </w:ins>
      <w:commentRangeStart w:id="398"/>
      <w:ins w:id="399" w:author="Lejla Alic" w:date="2018-12-26T16:50:00Z">
        <w:r w:rsidR="0093663C">
          <w:rPr>
            <w:sz w:val="20"/>
            <w:szCs w:val="20"/>
          </w:rPr>
          <w:t xml:space="preserve">socio-demographic </w:t>
        </w:r>
        <w:commentRangeEnd w:id="398"/>
        <w:r w:rsidR="0093663C">
          <w:rPr>
            <w:rStyle w:val="CommentReference"/>
            <w:rFonts w:ascii="Calibri" w:eastAsia="Calibri" w:hAnsi="Calibri" w:cs="Arial"/>
            <w:lang w:val="nl-NL"/>
          </w:rPr>
          <w:commentReference w:id="398"/>
        </w:r>
        <w:r w:rsidR="0093663C">
          <w:rPr>
            <w:sz w:val="20"/>
            <w:szCs w:val="20"/>
          </w:rPr>
          <w:t xml:space="preserve">features, 48 deduced features, and 3 features currently used to predict the </w:t>
        </w:r>
      </w:ins>
      <w:ins w:id="400" w:author="Lejla Alic" w:date="2018-12-26T16:51:00Z">
        <w:r w:rsidR="0093663C">
          <w:rPr>
            <w:sz w:val="20"/>
            <w:szCs w:val="20"/>
          </w:rPr>
          <w:t>future onset of T2DM</w:t>
        </w:r>
      </w:ins>
      <w:r w:rsidR="000930E1">
        <w:rPr>
          <w:sz w:val="20"/>
          <w:szCs w:val="20"/>
        </w:rPr>
        <w:t>.</w:t>
      </w:r>
      <w:r w:rsidR="00F9141E">
        <w:rPr>
          <w:sz w:val="20"/>
          <w:szCs w:val="20"/>
        </w:rPr>
        <w:t xml:space="preserve"> </w:t>
      </w:r>
      <w:commentRangeEnd w:id="396"/>
      <w:r w:rsidR="0093663C">
        <w:rPr>
          <w:rStyle w:val="CommentReference"/>
          <w:rFonts w:ascii="Calibri" w:eastAsia="Calibri" w:hAnsi="Calibri" w:cs="Arial"/>
          <w:lang w:val="nl-NL"/>
        </w:rPr>
        <w:commentReference w:id="396"/>
      </w:r>
    </w:p>
    <w:p w14:paraId="5EDFD5D7" w14:textId="6DA80330" w:rsidR="0054755B" w:rsidRDefault="00692A63" w:rsidP="0054755B">
      <w:pPr>
        <w:spacing w:line="362" w:lineRule="auto"/>
        <w:ind w:left="-720" w:right="70"/>
        <w:jc w:val="center"/>
        <w:rPr>
          <w:sz w:val="20"/>
          <w:szCs w:val="20"/>
        </w:rPr>
      </w:pPr>
      <w:r>
        <w:rPr>
          <w:noProof/>
          <w:sz w:val="20"/>
          <w:szCs w:val="20"/>
          <w:lang w:val="nl-NL" w:eastAsia="nl-NL"/>
        </w:rPr>
        <w:drawing>
          <wp:inline distT="0" distB="0" distL="0" distR="0" wp14:anchorId="70036096" wp14:editId="088EE9B2">
            <wp:extent cx="5588635" cy="2218055"/>
            <wp:effectExtent l="0" t="0" r="0" b="0"/>
            <wp:docPr id="7" name="Picture 7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atur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8B98" w14:textId="4E187EAB" w:rsidR="0054755B" w:rsidRDefault="0054755B" w:rsidP="0054755B">
      <w:pPr>
        <w:pStyle w:val="BodyText"/>
        <w:kinsoku w:val="0"/>
        <w:overflowPunct w:val="0"/>
        <w:spacing w:before="253" w:line="362" w:lineRule="auto"/>
        <w:ind w:right="1903"/>
        <w:jc w:val="center"/>
        <w:rPr>
          <w:ins w:id="401" w:author="Lejla Alic" w:date="2018-12-23T00:34:00Z"/>
          <w:sz w:val="18"/>
          <w:szCs w:val="18"/>
        </w:rPr>
      </w:pPr>
      <w:r w:rsidRPr="009D17D0">
        <w:rPr>
          <w:sz w:val="18"/>
          <w:szCs w:val="18"/>
        </w:rPr>
        <w:t>Figure</w:t>
      </w:r>
      <w:r w:rsidRPr="009D17D0"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9D17D0">
        <w:rPr>
          <w:sz w:val="18"/>
          <w:szCs w:val="18"/>
        </w:rPr>
        <w:t>:</w:t>
      </w:r>
      <w:r w:rsidRPr="009D17D0">
        <w:rPr>
          <w:spacing w:val="29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 xml:space="preserve">List of all 61 features extracted from the </w:t>
      </w:r>
      <w:r w:rsidR="00F9141E">
        <w:rPr>
          <w:spacing w:val="-3"/>
          <w:sz w:val="18"/>
          <w:szCs w:val="18"/>
        </w:rPr>
        <w:t>SAHS dataset</w:t>
      </w:r>
      <w:r w:rsidRPr="009D17D0">
        <w:rPr>
          <w:sz w:val="18"/>
          <w:szCs w:val="18"/>
        </w:rPr>
        <w:t>.</w:t>
      </w:r>
    </w:p>
    <w:p w14:paraId="565BE4F8" w14:textId="77777777" w:rsidR="00364D6A" w:rsidRPr="009D17D0" w:rsidRDefault="00364D6A" w:rsidP="0054755B">
      <w:pPr>
        <w:pStyle w:val="BodyText"/>
        <w:kinsoku w:val="0"/>
        <w:overflowPunct w:val="0"/>
        <w:spacing w:before="253" w:line="362" w:lineRule="auto"/>
        <w:ind w:right="1903"/>
        <w:jc w:val="center"/>
        <w:rPr>
          <w:sz w:val="18"/>
          <w:szCs w:val="18"/>
        </w:rPr>
      </w:pPr>
    </w:p>
    <w:p w14:paraId="104A8CEA" w14:textId="77777777" w:rsidR="006F3883" w:rsidRDefault="006F3883" w:rsidP="00071122">
      <w:pPr>
        <w:pStyle w:val="Heading3"/>
        <w:numPr>
          <w:ilvl w:val="1"/>
          <w:numId w:val="3"/>
        </w:numPr>
        <w:tabs>
          <w:tab w:val="left" w:pos="1494"/>
        </w:tabs>
        <w:kinsoku w:val="0"/>
        <w:overflowPunct w:val="0"/>
        <w:spacing w:line="362" w:lineRule="auto"/>
        <w:jc w:val="both"/>
        <w:rPr>
          <w:b w:val="0"/>
          <w:bCs w:val="0"/>
        </w:rPr>
      </w:pPr>
      <w:r>
        <w:rPr>
          <w:spacing w:val="-3"/>
        </w:rPr>
        <w:t>Feature</w:t>
      </w:r>
      <w:r>
        <w:rPr>
          <w:spacing w:val="-1"/>
        </w:rPr>
        <w:t xml:space="preserve"> </w:t>
      </w:r>
      <w:r>
        <w:t>Selection</w:t>
      </w:r>
    </w:p>
    <w:p w14:paraId="170C9D0A" w14:textId="2D7C78BE" w:rsidR="006A45A7" w:rsidRDefault="00E552C8" w:rsidP="005545E9">
      <w:pPr>
        <w:pStyle w:val="BodyText"/>
        <w:kinsoku w:val="0"/>
        <w:overflowPunct w:val="0"/>
        <w:spacing w:before="9" w:line="362" w:lineRule="auto"/>
        <w:ind w:right="968" w:firstLine="298"/>
        <w:jc w:val="both"/>
      </w:pPr>
      <w:r w:rsidRPr="00E552C8">
        <w:t>Before constructing the SVM model to predict a future diabetes event, we search for the most effective subset of features in terms of relevance to the classifier output</w:t>
      </w:r>
      <w:r w:rsidR="008515B1">
        <w:t>, i.e. incidence of diabetes at the follow-up</w:t>
      </w:r>
      <w:r w:rsidRPr="00E552C8">
        <w:t xml:space="preserve">. </w:t>
      </w:r>
      <w:r w:rsidR="008515B1" w:rsidRPr="008515B1">
        <w:t>As a first step</w:t>
      </w:r>
      <w:del w:id="402" w:author="Lejla Alic" w:date="2018-12-23T00:43:00Z">
        <w:r w:rsidR="008515B1" w:rsidRPr="008515B1" w:rsidDel="00364D6A">
          <w:delText xml:space="preserve"> to achieve this</w:delText>
        </w:r>
      </w:del>
      <w:r w:rsidR="008515B1" w:rsidRPr="008515B1">
        <w:t xml:space="preserve">, we selected </w:t>
      </w:r>
      <w:r w:rsidR="008515B1">
        <w:t xml:space="preserve">the </w:t>
      </w:r>
      <w:r w:rsidR="008515B1" w:rsidRPr="008515B1">
        <w:t>ten most relevant</w:t>
      </w:r>
      <w:del w:id="403" w:author="Lejla Alic" w:date="2018-12-26T16:53:00Z">
        <w:r w:rsidR="008515B1" w:rsidRPr="008515B1" w:rsidDel="005545E9">
          <w:delText xml:space="preserve"> feature</w:delText>
        </w:r>
        <w:r w:rsidR="008515B1" w:rsidDel="005545E9">
          <w:delText>s</w:delText>
        </w:r>
      </w:del>
      <w:ins w:id="404" w:author="Lejla Alic" w:date="2018-12-26T16:53:00Z">
        <w:r w:rsidR="005545E9">
          <w:t>,</w:t>
        </w:r>
      </w:ins>
      <w:r w:rsidR="008515B1" w:rsidRPr="008515B1">
        <w:t xml:space="preserve"> from the </w:t>
      </w:r>
      <w:r w:rsidR="008515B1" w:rsidRPr="005545E9">
        <w:rPr>
          <w:highlight w:val="yellow"/>
          <w:rPrChange w:id="405" w:author="Lejla Alic" w:date="2018-12-26T16:53:00Z">
            <w:rPr/>
          </w:rPrChange>
        </w:rPr>
        <w:t>61</w:t>
      </w:r>
      <w:r w:rsidR="008515B1" w:rsidRPr="008515B1">
        <w:t xml:space="preserve"> available</w:t>
      </w:r>
      <w:ins w:id="406" w:author="Lejla Alic" w:date="2018-12-26T16:53:00Z">
        <w:r w:rsidR="005545E9">
          <w:t>,</w:t>
        </w:r>
      </w:ins>
      <w:r w:rsidR="008515B1" w:rsidRPr="008515B1">
        <w:t xml:space="preserve"> features</w:t>
      </w:r>
      <w:ins w:id="407" w:author="Lejla Alic" w:date="2018-12-23T00:50:00Z">
        <w:r w:rsidR="00B53E30">
          <w:t xml:space="preserve"> using </w:t>
        </w:r>
      </w:ins>
      <w:del w:id="408" w:author="Lejla Alic" w:date="2018-12-23T00:50:00Z">
        <w:r w:rsidR="008515B1" w:rsidDel="00B53E30">
          <w:delText xml:space="preserve">. </w:delText>
        </w:r>
        <w:r w:rsidR="008515B1" w:rsidRPr="008515B1" w:rsidDel="00B53E30">
          <w:rPr>
            <w:spacing w:val="-8"/>
          </w:rPr>
          <w:delText>We</w:delText>
        </w:r>
        <w:r w:rsidR="008515B1" w:rsidRPr="008515B1" w:rsidDel="00B53E30">
          <w:rPr>
            <w:spacing w:val="-9"/>
          </w:rPr>
          <w:delText xml:space="preserve"> </w:delText>
        </w:r>
        <w:r w:rsidR="008515B1" w:rsidRPr="008515B1" w:rsidDel="00B53E30">
          <w:rPr>
            <w:spacing w:val="-3"/>
          </w:rPr>
          <w:delText>follow</w:delText>
        </w:r>
      </w:del>
      <w:del w:id="409" w:author="Lejla Alic" w:date="2018-12-23T00:53:00Z">
        <w:r w:rsidR="008515B1" w:rsidRPr="008515B1" w:rsidDel="00B53E30">
          <w:rPr>
            <w:spacing w:val="-9"/>
          </w:rPr>
          <w:delText xml:space="preserve"> </w:delText>
        </w:r>
      </w:del>
      <w:r w:rsidR="008515B1" w:rsidRPr="008515B1">
        <w:t>the</w:t>
      </w:r>
      <w:r w:rsidR="008515B1" w:rsidRPr="008515B1">
        <w:rPr>
          <w:spacing w:val="-9"/>
        </w:rPr>
        <w:t xml:space="preserve"> </w:t>
      </w:r>
      <w:r w:rsidR="008515B1" w:rsidRPr="008515B1">
        <w:t>minimal-redundancy-</w:t>
      </w:r>
      <w:r w:rsidR="008515B1" w:rsidRPr="008515B1">
        <w:rPr>
          <w:w w:val="99"/>
        </w:rPr>
        <w:t xml:space="preserve"> </w:t>
      </w:r>
      <w:r w:rsidR="008515B1" w:rsidRPr="008515B1">
        <w:t>maximal-relevance</w:t>
      </w:r>
      <w:r w:rsidR="008515B1" w:rsidRPr="008515B1">
        <w:rPr>
          <w:spacing w:val="-17"/>
        </w:rPr>
        <w:t xml:space="preserve"> </w:t>
      </w:r>
      <w:r w:rsidR="008515B1" w:rsidRPr="008515B1">
        <w:t>(</w:t>
      </w:r>
      <w:proofErr w:type="spellStart"/>
      <w:r w:rsidR="008515B1" w:rsidRPr="008515B1">
        <w:t>mRMR</w:t>
      </w:r>
      <w:proofErr w:type="spellEnd"/>
      <w:r w:rsidR="008515B1" w:rsidRPr="008515B1">
        <w:t>)</w:t>
      </w:r>
      <w:r w:rsidR="008515B1" w:rsidRPr="008515B1">
        <w:rPr>
          <w:spacing w:val="-17"/>
        </w:rPr>
        <w:t xml:space="preserve"> </w:t>
      </w:r>
      <w:r w:rsidR="008515B1" w:rsidRPr="008515B1">
        <w:t>algorithm</w:t>
      </w:r>
      <w:r w:rsidR="008515B1" w:rsidRPr="008515B1">
        <w:rPr>
          <w:spacing w:val="-17"/>
        </w:rPr>
        <w:t xml:space="preserve"> </w:t>
      </w:r>
      <w:r w:rsidR="008515B1" w:rsidRPr="008515B1">
        <w:t>[28],</w:t>
      </w:r>
      <w:r w:rsidR="008515B1" w:rsidRPr="00C334DF">
        <w:rPr>
          <w:spacing w:val="-15"/>
        </w:rPr>
        <w:t xml:space="preserve"> </w:t>
      </w:r>
      <w:r w:rsidR="008515B1" w:rsidRPr="00C334DF">
        <w:t>which</w:t>
      </w:r>
      <w:r w:rsidR="008515B1" w:rsidRPr="00C334DF">
        <w:rPr>
          <w:spacing w:val="-17"/>
        </w:rPr>
        <w:t xml:space="preserve"> </w:t>
      </w:r>
      <w:r w:rsidR="008515B1" w:rsidRPr="00C334DF">
        <w:t>selects</w:t>
      </w:r>
      <w:r w:rsidR="008515B1" w:rsidRPr="00C334DF">
        <w:rPr>
          <w:spacing w:val="-17"/>
        </w:rPr>
        <w:t xml:space="preserve"> </w:t>
      </w:r>
      <w:ins w:id="410" w:author="Lejla Alic" w:date="2018-12-23T00:51:00Z">
        <w:r w:rsidR="00B53E30">
          <w:rPr>
            <w:spacing w:val="-17"/>
          </w:rPr>
          <w:t xml:space="preserve">the </w:t>
        </w:r>
      </w:ins>
      <w:del w:id="411" w:author="Lejla Alic" w:date="2018-12-23T00:52:00Z">
        <w:r w:rsidR="008515B1" w:rsidDel="00B53E30">
          <w:delText xml:space="preserve">a set of </w:delText>
        </w:r>
        <w:r w:rsidR="008515B1" w:rsidRPr="00C334DF" w:rsidDel="00B53E30">
          <w:delText>features that</w:delText>
        </w:r>
        <w:r w:rsidR="008515B1" w:rsidRPr="00C334DF" w:rsidDel="00B53E30">
          <w:rPr>
            <w:spacing w:val="-17"/>
          </w:rPr>
          <w:delText xml:space="preserve"> </w:delText>
        </w:r>
        <w:r w:rsidR="008515B1" w:rsidRPr="00C334DF" w:rsidDel="00B53E30">
          <w:delText>not</w:delText>
        </w:r>
        <w:r w:rsidR="008515B1" w:rsidRPr="00C334DF" w:rsidDel="00B53E30">
          <w:rPr>
            <w:spacing w:val="-17"/>
          </w:rPr>
          <w:delText xml:space="preserve"> </w:delText>
        </w:r>
        <w:r w:rsidR="008515B1" w:rsidRPr="00C334DF" w:rsidDel="00B53E30">
          <w:delText>only</w:delText>
        </w:r>
        <w:r w:rsidR="008515B1" w:rsidRPr="00C334DF" w:rsidDel="00B53E30">
          <w:rPr>
            <w:spacing w:val="-17"/>
          </w:rPr>
          <w:delText xml:space="preserve"> </w:delText>
        </w:r>
        <w:r w:rsidR="008515B1" w:rsidDel="00B53E30">
          <w:delText xml:space="preserve">is </w:delText>
        </w:r>
      </w:del>
      <w:r w:rsidR="008515B1">
        <w:t xml:space="preserve">most relevant </w:t>
      </w:r>
      <w:ins w:id="412" w:author="Lejla Alic" w:date="2018-12-23T00:52:00Z">
        <w:r w:rsidR="00B53E30">
          <w:t>features</w:t>
        </w:r>
      </w:ins>
      <w:del w:id="413" w:author="Lejla Alic" w:date="2018-12-23T00:53:00Z">
        <w:r w:rsidR="008515B1" w:rsidDel="00B53E30">
          <w:delText>to the class label</w:delText>
        </w:r>
      </w:del>
      <w:ins w:id="414" w:author="Lejla Alic" w:date="2018-12-23T00:52:00Z">
        <w:r w:rsidR="00B53E30">
          <w:t xml:space="preserve"> with </w:t>
        </w:r>
      </w:ins>
      <w:del w:id="415" w:author="Lejla Alic" w:date="2018-12-23T00:52:00Z">
        <w:r w:rsidR="008515B1" w:rsidRPr="00C334DF" w:rsidDel="00B53E30">
          <w:delText xml:space="preserve">, but </w:delText>
        </w:r>
        <w:r w:rsidR="008515B1" w:rsidDel="00B53E30">
          <w:delText xml:space="preserve">has </w:delText>
        </w:r>
      </w:del>
      <w:r w:rsidR="008515B1">
        <w:t xml:space="preserve">minimum </w:t>
      </w:r>
      <w:commentRangeStart w:id="416"/>
      <w:del w:id="417" w:author="Lejla Alic" w:date="2018-12-23T00:52:00Z">
        <w:r w:rsidR="008515B1" w:rsidDel="00B53E30">
          <w:delText xml:space="preserve">mutual </w:delText>
        </w:r>
      </w:del>
      <w:r w:rsidR="008515B1">
        <w:t>correlation</w:t>
      </w:r>
      <w:del w:id="418" w:author="Lejla Alic" w:date="2018-12-26T16:53:00Z">
        <w:r w:rsidR="008515B1" w:rsidDel="005545E9">
          <w:delText xml:space="preserve"> </w:delText>
        </w:r>
      </w:del>
      <w:commentRangeEnd w:id="416"/>
      <w:r w:rsidR="00B53E30">
        <w:rPr>
          <w:rStyle w:val="CommentReference"/>
          <w:rFonts w:ascii="Calibri" w:eastAsia="Calibri" w:hAnsi="Calibri" w:cs="Arial"/>
          <w:lang w:val="nl-NL"/>
        </w:rPr>
        <w:commentReference w:id="416"/>
      </w:r>
      <w:del w:id="419" w:author="Lejla Alic" w:date="2018-12-26T16:53:00Z">
        <w:r w:rsidR="008515B1" w:rsidDel="005545E9">
          <w:delText xml:space="preserve">among </w:delText>
        </w:r>
      </w:del>
      <w:del w:id="420" w:author="Lejla Alic" w:date="2018-12-23T00:53:00Z">
        <w:r w:rsidR="008515B1" w:rsidDel="00B53E30">
          <w:delText>the features</w:delText>
        </w:r>
      </w:del>
      <w:r w:rsidR="008515B1">
        <w:t xml:space="preserve">. The </w:t>
      </w:r>
      <w:proofErr w:type="spellStart"/>
      <w:r w:rsidR="008515B1">
        <w:t>mRMR</w:t>
      </w:r>
      <w:proofErr w:type="spellEnd"/>
      <w:r w:rsidRPr="00E552C8">
        <w:t xml:space="preserve"> algorithm </w:t>
      </w:r>
      <w:r w:rsidR="008515B1">
        <w:t xml:space="preserve">determines </w:t>
      </w:r>
      <w:r w:rsidR="008515B1">
        <w:lastRenderedPageBreak/>
        <w:t>the</w:t>
      </w:r>
      <w:r w:rsidRPr="00E552C8">
        <w:t xml:space="preserve"> relevance between </w:t>
      </w:r>
      <w:r w:rsidR="008515B1">
        <w:t xml:space="preserve">a </w:t>
      </w:r>
      <w:r w:rsidRPr="00E552C8">
        <w:t>feature (x as continuous rando</w:t>
      </w:r>
      <w:r w:rsidR="008515B1">
        <w:t>m variable) and the class label</w:t>
      </w:r>
      <w:r w:rsidRPr="00E552C8">
        <w:t xml:space="preserve"> (</w:t>
      </w:r>
      <w:r w:rsidR="008515B1">
        <w:t xml:space="preserve">y as discrete random variable) </w:t>
      </w:r>
      <w:r w:rsidRPr="00E552C8">
        <w:t>in terms of the mutual information</w:t>
      </w:r>
      <w:r w:rsidR="008515B1">
        <w:t xml:space="preserve"> </w:t>
      </w:r>
      <w:r w:rsidR="008515B1" w:rsidRPr="008515B1">
        <w:rPr>
          <w:highlight w:val="yellow"/>
        </w:rPr>
        <w:t>$I$</w:t>
      </w:r>
      <w:r w:rsidRPr="00E552C8">
        <w:t>, defined as [25]:</w:t>
      </w:r>
    </w:p>
    <w:p w14:paraId="59F14CAB" w14:textId="7E382CCD" w:rsidR="00C334DF" w:rsidRDefault="00692A63" w:rsidP="00B024CB">
      <w:pPr>
        <w:pStyle w:val="BodyText"/>
        <w:kinsoku w:val="0"/>
        <w:overflowPunct w:val="0"/>
        <w:spacing w:before="9" w:line="362" w:lineRule="auto"/>
        <w:ind w:right="968" w:firstLine="298"/>
        <w:jc w:val="both"/>
        <w:sectPr w:rsidR="00C334DF">
          <w:pgSz w:w="12240" w:h="15840"/>
          <w:pgMar w:top="1500" w:right="1720" w:bottom="1940" w:left="1720" w:header="0" w:footer="1745" w:gutter="0"/>
          <w:cols w:space="720" w:equalWidth="0">
            <w:col w:w="8800"/>
          </w:cols>
          <w:noEndnote/>
        </w:sectPr>
      </w:pPr>
      <w:r>
        <w:rPr>
          <w:noProof/>
          <w:lang w:val="nl-NL" w:eastAsia="nl-NL"/>
        </w:rPr>
        <w:drawing>
          <wp:inline distT="0" distB="0" distL="0" distR="0" wp14:anchorId="4C9D5FDD" wp14:editId="58EFAFCD">
            <wp:extent cx="3937635" cy="51879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ED40" w14:textId="2C18CC89" w:rsidR="006F3883" w:rsidRDefault="00B06706" w:rsidP="00B53E30">
      <w:pPr>
        <w:pStyle w:val="BodyText"/>
        <w:kinsoku w:val="0"/>
        <w:overflowPunct w:val="0"/>
        <w:spacing w:line="362" w:lineRule="auto"/>
        <w:ind w:left="0" w:right="965"/>
        <w:jc w:val="both"/>
        <w:rPr>
          <w:rFonts w:ascii="Lucida Sans Unicode" w:hAnsi="Lucida Sans Unicode" w:cs="Lucida Sans Unicode"/>
        </w:rPr>
      </w:pPr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59264" behindDoc="0" locked="0" layoutInCell="1" allowOverlap="1" wp14:anchorId="7FB16C2F" wp14:editId="0AF86FC8">
            <wp:simplePos x="0" y="0"/>
            <wp:positionH relativeFrom="margin">
              <wp:posOffset>637540</wp:posOffset>
            </wp:positionH>
            <wp:positionV relativeFrom="paragraph">
              <wp:posOffset>1965325</wp:posOffset>
            </wp:positionV>
            <wp:extent cx="3994150" cy="642620"/>
            <wp:effectExtent l="0" t="0" r="6350" b="5080"/>
            <wp:wrapTopAndBottom/>
            <wp:docPr id="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64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883" w:rsidRPr="008D1587">
        <w:t>where p</w:t>
      </w:r>
      <w:r w:rsidR="006F3883" w:rsidRPr="009A0C57">
        <w:rPr>
          <w:vertAlign w:val="subscript"/>
        </w:rPr>
        <w:t>i</w:t>
      </w:r>
      <w:r w:rsidR="006F3883" w:rsidRPr="008D1587">
        <w:t xml:space="preserve"> , and </w:t>
      </w:r>
      <w:proofErr w:type="spellStart"/>
      <w:r w:rsidR="006F3883" w:rsidRPr="008D1587">
        <w:t>p</w:t>
      </w:r>
      <w:r w:rsidR="006F3883" w:rsidRPr="009A0C57">
        <w:rPr>
          <w:vertAlign w:val="subscript"/>
        </w:rPr>
        <w:t>j</w:t>
      </w:r>
      <w:proofErr w:type="spellEnd"/>
      <w:r w:rsidR="006F3883" w:rsidRPr="008D1587">
        <w:t xml:space="preserve">  are the probabilities of the random variables x and y taking a particular value  x</w:t>
      </w:r>
      <w:r w:rsidR="006F3883" w:rsidRPr="009A0C57">
        <w:rPr>
          <w:vertAlign w:val="subscript"/>
        </w:rPr>
        <w:t>i</w:t>
      </w:r>
      <w:r w:rsidR="006F3883" w:rsidRPr="008D1587">
        <w:t xml:space="preserve">  and  </w:t>
      </w:r>
      <w:proofErr w:type="spellStart"/>
      <w:r w:rsidR="006F3883" w:rsidRPr="008D1587">
        <w:t>y</w:t>
      </w:r>
      <w:r w:rsidR="006F3883" w:rsidRPr="009A0C57">
        <w:rPr>
          <w:vertAlign w:val="subscript"/>
        </w:rPr>
        <w:t>j</w:t>
      </w:r>
      <w:proofErr w:type="spellEnd"/>
      <w:r w:rsidR="006F3883" w:rsidRPr="008D1587">
        <w:t xml:space="preserve">   </w:t>
      </w:r>
      <w:r w:rsidR="006F3883" w:rsidRPr="008D1587">
        <w:rPr>
          <w:rFonts w:ascii="Cambria Math" w:hAnsi="Cambria Math" w:cs="Cambria Math"/>
        </w:rPr>
        <w:t>∈</w:t>
      </w:r>
      <w:r w:rsidR="006F3883" w:rsidRPr="008D1587">
        <w:t xml:space="preserve"> (−1, 1) </w:t>
      </w:r>
      <w:r w:rsidR="006F3883" w:rsidRPr="008D1587">
        <w:rPr>
          <w:rFonts w:ascii="Cambria Math" w:hAnsi="Cambria Math" w:cs="Cambria Math"/>
        </w:rPr>
        <w:t>∀</w:t>
      </w:r>
      <w:r w:rsidR="006F3883" w:rsidRPr="008D1587">
        <w:t xml:space="preserve"> j  respectively.  The term  </w:t>
      </w:r>
      <w:proofErr w:type="spellStart"/>
      <w:r w:rsidR="006F3883" w:rsidRPr="00545E8C">
        <w:t>p</w:t>
      </w:r>
      <w:r w:rsidR="006F3883" w:rsidRPr="009A0C57">
        <w:rPr>
          <w:vertAlign w:val="subscript"/>
        </w:rPr>
        <w:t>ij</w:t>
      </w:r>
      <w:proofErr w:type="spellEnd"/>
      <w:r w:rsidR="006F3883" w:rsidRPr="008D1587">
        <w:t xml:space="preserve">  denotes the joint probability</w:t>
      </w:r>
      <w:ins w:id="421" w:author="Lejla Alic" w:date="2018-12-26T16:54:00Z">
        <w:r w:rsidR="005545E9">
          <w:t>,</w:t>
        </w:r>
      </w:ins>
      <w:r w:rsidR="006F3883" w:rsidRPr="008D1587">
        <w:t xml:space="preserve"> P{x  =  x</w:t>
      </w:r>
      <w:r w:rsidR="006F3883" w:rsidRPr="009A0C57">
        <w:rPr>
          <w:vertAlign w:val="subscript"/>
        </w:rPr>
        <w:t>i</w:t>
      </w:r>
      <w:r w:rsidR="006F3883" w:rsidRPr="008D1587">
        <w:t xml:space="preserve">, y  =  </w:t>
      </w:r>
      <w:proofErr w:type="spellStart"/>
      <w:r w:rsidR="006F3883" w:rsidRPr="008D1587">
        <w:t>y</w:t>
      </w:r>
      <w:r w:rsidR="006F3883" w:rsidRPr="009A0C57">
        <w:rPr>
          <w:vertAlign w:val="subscript"/>
        </w:rPr>
        <w:t>j</w:t>
      </w:r>
      <w:proofErr w:type="spellEnd"/>
      <w:r w:rsidR="006F3883" w:rsidRPr="008D1587">
        <w:t>}</w:t>
      </w:r>
      <w:ins w:id="422" w:author="Lejla Alic" w:date="2018-12-26T16:54:00Z">
        <w:r w:rsidR="005545E9">
          <w:t>, between two random variables</w:t>
        </w:r>
      </w:ins>
      <w:r w:rsidR="006F3883" w:rsidRPr="008D1587">
        <w:t xml:space="preserve">. </w:t>
      </w:r>
      <w:r w:rsidR="008D1587" w:rsidRPr="008D1587">
        <w:t>The three terms in (</w:t>
      </w:r>
      <w:r w:rsidR="006F3883" w:rsidRPr="008D1587">
        <w:t>8</w:t>
      </w:r>
      <w:r w:rsidR="008D1587" w:rsidRPr="008D1587">
        <w:t>) represent the continuous, discrete and</w:t>
      </w:r>
      <w:r w:rsidR="006F3883" w:rsidRPr="008D1587">
        <w:t xml:space="preserve"> joint entropies of the random variables in the respective order. The features</w:t>
      </w:r>
      <w:del w:id="423" w:author="Lejla Alic" w:date="2018-12-23T00:55:00Z">
        <w:r w:rsidR="006F3883" w:rsidRPr="008D1587" w:rsidDel="00B53E30">
          <w:delText xml:space="preserve"> that are</w:delText>
        </w:r>
      </w:del>
      <w:r w:rsidR="006F3883" w:rsidRPr="008D1587">
        <w:t xml:space="preserve"> most relevant to the class label are the ones that maxim</w:t>
      </w:r>
      <w:r w:rsidR="006E5825">
        <w:t>ize</w:t>
      </w:r>
      <w:r w:rsidR="006F3883" w:rsidRPr="008D1587">
        <w:t xml:space="preserve"> </w:t>
      </w:r>
      <w:del w:id="424" w:author="Lejla Alic" w:date="2018-12-23T00:55:00Z">
        <w:r w:rsidR="00CF7CB9" w:rsidDel="00B53E30">
          <w:delText xml:space="preserve"> </w:delText>
        </w:r>
      </w:del>
      <w:r w:rsidR="006F3883" w:rsidRPr="008D1587">
        <w:t>I</w:t>
      </w:r>
      <w:ins w:id="425" w:author="Lejla Alic" w:date="2018-12-23T00:55:00Z">
        <w:r w:rsidR="00B53E30">
          <w:t xml:space="preserve"> </w:t>
        </w:r>
      </w:ins>
      <w:del w:id="426" w:author="Lejla Alic" w:date="2018-12-23T00:56:00Z">
        <w:r w:rsidR="006F3883" w:rsidRPr="008D1587" w:rsidDel="00B53E30">
          <w:delText xml:space="preserve">. </w:delText>
        </w:r>
        <w:r w:rsidR="006F23CC" w:rsidDel="00B53E30">
          <w:delText>A</w:delText>
        </w:r>
        <w:r w:rsidR="006F23CC" w:rsidRPr="006F23CC" w:rsidDel="00B53E30">
          <w:delText xml:space="preserve"> heuristic approach is to </w:delText>
        </w:r>
      </w:del>
      <w:r w:rsidR="006F23CC" w:rsidRPr="006F23CC">
        <w:t>keep</w:t>
      </w:r>
      <w:ins w:id="427" w:author="Lejla Alic" w:date="2018-12-23T00:56:00Z">
        <w:r w:rsidR="00B53E30">
          <w:t>ing</w:t>
        </w:r>
      </w:ins>
      <w:r w:rsidR="006F23CC" w:rsidRPr="006F23CC">
        <w:t xml:space="preserve"> only one</w:t>
      </w:r>
      <w:del w:id="428" w:author="Lejla Alic" w:date="2018-12-23T00:56:00Z">
        <w:r w:rsidR="006F23CC" w:rsidRPr="006F23CC" w:rsidDel="00B53E30">
          <w:delText xml:space="preserve"> a</w:delText>
        </w:r>
      </w:del>
      <w:r w:rsidR="006F23CC" w:rsidRPr="006F23CC">
        <w:t xml:space="preserve"> </w:t>
      </w:r>
      <w:del w:id="429" w:author="Lejla Alic" w:date="2018-12-23T00:56:00Z">
        <w:r w:rsidR="006F23CC" w:rsidRPr="006F23CC" w:rsidDel="00B53E30">
          <w:delText xml:space="preserve">single </w:delText>
        </w:r>
      </w:del>
      <w:r w:rsidR="006F23CC" w:rsidRPr="006F23CC">
        <w:t>feature</w:t>
      </w:r>
      <w:ins w:id="430" w:author="Lejla Alic" w:date="2018-12-23T00:56:00Z">
        <w:r w:rsidR="00B53E30">
          <w:t>,</w:t>
        </w:r>
      </w:ins>
      <w:r w:rsidR="006F23CC" w:rsidRPr="006F23CC">
        <w:t xml:space="preserve"> from a correlated set of features that provides similar relevance information, and discard the remaining features. </w:t>
      </w:r>
      <w:r w:rsidR="006E5825">
        <w:t>In order to ensure th</w:t>
      </w:r>
      <w:r w:rsidR="006F23CC">
        <w:t xml:space="preserve">is, the </w:t>
      </w:r>
      <w:proofErr w:type="spellStart"/>
      <w:r w:rsidR="006F23CC">
        <w:t>mRMR</w:t>
      </w:r>
      <w:proofErr w:type="spellEnd"/>
      <w:r w:rsidR="006F23CC">
        <w:t xml:space="preserve"> algorithm </w:t>
      </w:r>
      <w:r w:rsidR="006F23CC" w:rsidRPr="00C334DF">
        <w:t>minimizes the</w:t>
      </w:r>
      <w:r w:rsidR="006F23CC">
        <w:t xml:space="preserve"> </w:t>
      </w:r>
      <w:commentRangeStart w:id="431"/>
      <w:r w:rsidR="006F23CC">
        <w:t xml:space="preserve">mutual </w:t>
      </w:r>
      <w:commentRangeEnd w:id="431"/>
      <w:r w:rsidR="005545E9">
        <w:rPr>
          <w:rStyle w:val="CommentReference"/>
          <w:rFonts w:ascii="Calibri" w:eastAsia="Calibri" w:hAnsi="Calibri" w:cs="Arial"/>
          <w:lang w:val="nl-NL"/>
        </w:rPr>
        <w:commentReference w:id="431"/>
      </w:r>
      <w:r w:rsidR="006F23CC">
        <w:t xml:space="preserve">correlation among the features expressed in terms of redundancy </w:t>
      </w:r>
      <w:r w:rsidR="006F23CC">
        <w:rPr>
          <w:rFonts w:ascii="Lucida Sans Unicode" w:hAnsi="Lucida Sans Unicode" w:cs="Lucida Sans Unicode"/>
        </w:rPr>
        <w:t>R,</w:t>
      </w:r>
    </w:p>
    <w:p w14:paraId="30644CD2" w14:textId="62425B56" w:rsidR="00865583" w:rsidRPr="00E552C8" w:rsidRDefault="00865583" w:rsidP="006E5825">
      <w:pPr>
        <w:pStyle w:val="BodyText"/>
        <w:kinsoku w:val="0"/>
        <w:overflowPunct w:val="0"/>
        <w:spacing w:line="362" w:lineRule="auto"/>
        <w:ind w:left="994" w:right="965"/>
        <w:jc w:val="both"/>
      </w:pPr>
    </w:p>
    <w:p w14:paraId="72245522" w14:textId="29C16E9D" w:rsidR="006F23CC" w:rsidRDefault="006F23CC" w:rsidP="00B53E30">
      <w:pPr>
        <w:pStyle w:val="BodyText"/>
        <w:kinsoku w:val="0"/>
        <w:overflowPunct w:val="0"/>
        <w:spacing w:line="362" w:lineRule="auto"/>
        <w:ind w:left="950" w:right="970"/>
        <w:jc w:val="both"/>
        <w:rPr>
          <w:w w:val="105"/>
        </w:rPr>
      </w:pPr>
      <w:r w:rsidRPr="00E552C8">
        <w:rPr>
          <w:w w:val="105"/>
        </w:rPr>
        <w:t>where</w:t>
      </w:r>
      <w:r w:rsidRPr="00E552C8">
        <w:rPr>
          <w:spacing w:val="-25"/>
          <w:w w:val="105"/>
        </w:rPr>
        <w:t xml:space="preserve"> </w:t>
      </w:r>
      <w:r w:rsidRPr="00E552C8">
        <w:rPr>
          <w:w w:val="195"/>
        </w:rPr>
        <w:t>I</w:t>
      </w:r>
      <w:r w:rsidRPr="00E552C8">
        <w:rPr>
          <w:spacing w:val="-90"/>
          <w:w w:val="195"/>
        </w:rPr>
        <w:t xml:space="preserve"> </w:t>
      </w:r>
      <w:r w:rsidRPr="00E552C8">
        <w:rPr>
          <w:spacing w:val="-3"/>
          <w:w w:val="105"/>
        </w:rPr>
        <w:t>follows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its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definition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in</w:t>
      </w:r>
      <w:r w:rsidRPr="00E552C8">
        <w:rPr>
          <w:spacing w:val="-25"/>
          <w:w w:val="105"/>
        </w:rPr>
        <w:t xml:space="preserve"> </w:t>
      </w:r>
      <w:r w:rsidRPr="00E552C8">
        <w:rPr>
          <w:w w:val="105"/>
        </w:rPr>
        <w:t>(8).</w:t>
      </w:r>
      <w:r w:rsidRPr="006F23CC">
        <w:t xml:space="preserve"> </w:t>
      </w:r>
      <w:del w:id="432" w:author="Lejla Alic" w:date="2018-12-23T00:57:00Z">
        <w:r w:rsidRPr="006F23CC" w:rsidDel="00B53E30">
          <w:rPr>
            <w:w w:val="105"/>
          </w:rPr>
          <w:delText>He</w:delText>
        </w:r>
        <w:r w:rsidDel="00B53E30">
          <w:rPr>
            <w:w w:val="105"/>
          </w:rPr>
          <w:delText>re</w:delText>
        </w:r>
      </w:del>
      <w:ins w:id="433" w:author="Lejla Alic" w:date="2018-12-23T00:57:00Z">
        <w:r w:rsidR="00B53E30">
          <w:rPr>
            <w:w w:val="105"/>
          </w:rPr>
          <w:t xml:space="preserve">This </w:t>
        </w:r>
      </w:ins>
      <w:del w:id="434" w:author="Lejla Alic" w:date="2018-12-23T00:57:00Z">
        <w:r w:rsidDel="00B53E30">
          <w:rPr>
            <w:w w:val="105"/>
          </w:rPr>
          <w:delText>, we</w:delText>
        </w:r>
      </w:del>
      <w:ins w:id="435" w:author="Lejla Alic" w:date="2018-12-23T00:57:00Z">
        <w:r w:rsidR="00B53E30">
          <w:rPr>
            <w:w w:val="105"/>
          </w:rPr>
          <w:t>procedure</w:t>
        </w:r>
      </w:ins>
      <w:ins w:id="436" w:author="Lejla Alic" w:date="2018-12-23T00:59:00Z">
        <w:r w:rsidR="00B53E30">
          <w:rPr>
            <w:w w:val="105"/>
          </w:rPr>
          <w:t>,</w:t>
        </w:r>
      </w:ins>
      <w:r>
        <w:rPr>
          <w:w w:val="105"/>
        </w:rPr>
        <w:t xml:space="preserve"> </w:t>
      </w:r>
      <w:ins w:id="437" w:author="Lejla Alic" w:date="2018-12-23T00:59:00Z">
        <w:r w:rsidR="00B53E30" w:rsidRPr="006F23CC">
          <w:rPr>
            <w:w w:val="105"/>
          </w:rPr>
          <w:t>yielding maximum I with respect to the diabetic class</w:t>
        </w:r>
        <w:r w:rsidR="00B53E30">
          <w:rPr>
            <w:w w:val="105"/>
          </w:rPr>
          <w:t xml:space="preserve"> along with minimal R,</w:t>
        </w:r>
        <w:r w:rsidR="00B53E30" w:rsidRPr="006F23CC">
          <w:rPr>
            <w:w w:val="105"/>
          </w:rPr>
          <w:t xml:space="preserve"> </w:t>
        </w:r>
      </w:ins>
      <w:r w:rsidRPr="006F23CC">
        <w:rPr>
          <w:w w:val="105"/>
        </w:rPr>
        <w:t>shortlist</w:t>
      </w:r>
      <w:ins w:id="438" w:author="Lejla Alic" w:date="2018-12-23T00:57:00Z">
        <w:r w:rsidR="00B53E30">
          <w:rPr>
            <w:w w:val="105"/>
          </w:rPr>
          <w:t>s</w:t>
        </w:r>
      </w:ins>
      <w:r w:rsidRPr="006F23CC">
        <w:rPr>
          <w:w w:val="105"/>
        </w:rPr>
        <w:t xml:space="preserve"> a set of ten features that are </w:t>
      </w:r>
      <w:ins w:id="439" w:author="Lejla Alic" w:date="2018-12-23T00:58:00Z">
        <w:r w:rsidR="00B53E30">
          <w:rPr>
            <w:w w:val="105"/>
          </w:rPr>
          <w:t xml:space="preserve">potentially </w:t>
        </w:r>
      </w:ins>
      <w:r w:rsidRPr="006F23CC">
        <w:rPr>
          <w:w w:val="105"/>
        </w:rPr>
        <w:t>strong predictors of the future development of T2DM</w:t>
      </w:r>
      <w:ins w:id="440" w:author="Lejla Alic" w:date="2018-12-23T00:59:00Z">
        <w:r w:rsidR="00B53E30">
          <w:rPr>
            <w:w w:val="105"/>
          </w:rPr>
          <w:t>.</w:t>
        </w:r>
      </w:ins>
      <w:del w:id="441" w:author="Lejla Alic" w:date="2018-12-23T00:59:00Z">
        <w:r w:rsidRPr="006F23CC" w:rsidDel="00B53E30">
          <w:rPr>
            <w:w w:val="105"/>
          </w:rPr>
          <w:delText>, on the basis of yielding maximum I with respect to the diabetic class</w:delText>
        </w:r>
        <w:r w:rsidDel="00B53E30">
          <w:rPr>
            <w:w w:val="105"/>
          </w:rPr>
          <w:delText>, along with minimal R</w:delText>
        </w:r>
        <w:r w:rsidRPr="006F23CC" w:rsidDel="00B53E30">
          <w:rPr>
            <w:w w:val="105"/>
          </w:rPr>
          <w:delText>.</w:delText>
        </w:r>
        <w:r w:rsidDel="00B53E30">
          <w:rPr>
            <w:w w:val="105"/>
          </w:rPr>
          <w:delText xml:space="preserve"> </w:delText>
        </w:r>
      </w:del>
    </w:p>
    <w:p w14:paraId="21E27531" w14:textId="63FE05A1" w:rsidR="00C6200B" w:rsidRDefault="00C6200B">
      <w:pPr>
        <w:widowControl/>
        <w:autoSpaceDE/>
        <w:autoSpaceDN/>
        <w:adjustRightInd/>
        <w:rPr>
          <w:ins w:id="442" w:author="Lejla Alic" w:date="2018-12-26T17:46:00Z"/>
          <w:sz w:val="20"/>
          <w:szCs w:val="20"/>
        </w:rPr>
      </w:pPr>
      <w:ins w:id="443" w:author="Lejla Alic" w:date="2018-12-26T17:46:00Z">
        <w:r>
          <w:br w:type="page"/>
        </w:r>
      </w:ins>
    </w:p>
    <w:p w14:paraId="232ACFE6" w14:textId="77777777" w:rsidR="00C75436" w:rsidRDefault="00C75436" w:rsidP="00865583">
      <w:pPr>
        <w:pStyle w:val="BodyText"/>
        <w:kinsoku w:val="0"/>
        <w:overflowPunct w:val="0"/>
        <w:spacing w:line="362" w:lineRule="auto"/>
        <w:ind w:left="950" w:right="970"/>
        <w:jc w:val="both"/>
      </w:pPr>
    </w:p>
    <w:p w14:paraId="2B2699B7" w14:textId="6AF53DF8" w:rsidR="00F85862" w:rsidRPr="00F85862" w:rsidRDefault="00F85862" w:rsidP="006F23CC">
      <w:pPr>
        <w:pStyle w:val="Heading1"/>
        <w:numPr>
          <w:ilvl w:val="1"/>
          <w:numId w:val="3"/>
        </w:numPr>
        <w:tabs>
          <w:tab w:val="left" w:pos="1386"/>
        </w:tabs>
        <w:kinsoku w:val="0"/>
        <w:overflowPunct w:val="0"/>
        <w:spacing w:before="58" w:line="362" w:lineRule="auto"/>
        <w:jc w:val="both"/>
        <w:rPr>
          <w:b w:val="0"/>
          <w:bCs w:val="0"/>
        </w:rPr>
      </w:pPr>
      <w:r>
        <w:t>Classification</w:t>
      </w:r>
    </w:p>
    <w:p w14:paraId="3DFCF1CE" w14:textId="2EEBD509" w:rsidR="00925C82" w:rsidDel="00A64AB2" w:rsidRDefault="00F85862" w:rsidP="00A64AB2">
      <w:pPr>
        <w:pStyle w:val="BodyText"/>
        <w:tabs>
          <w:tab w:val="left" w:pos="7830"/>
        </w:tabs>
        <w:spacing w:line="362" w:lineRule="auto"/>
        <w:ind w:left="993" w:right="970"/>
        <w:jc w:val="both"/>
        <w:rPr>
          <w:del w:id="444" w:author="Lejla Alic" w:date="2018-12-26T18:52:00Z"/>
          <w:spacing w:val="-3"/>
        </w:rPr>
        <w:pPrChange w:id="445" w:author="Lejla Alic" w:date="2018-12-26T18:52:00Z">
          <w:pPr>
            <w:pStyle w:val="BodyText"/>
            <w:tabs>
              <w:tab w:val="left" w:pos="7830"/>
            </w:tabs>
            <w:spacing w:line="362" w:lineRule="auto"/>
            <w:ind w:left="993" w:right="970"/>
            <w:jc w:val="both"/>
          </w:pPr>
        </w:pPrChange>
      </w:pPr>
      <w:r w:rsidRPr="00F85862">
        <w:t xml:space="preserve">We developed a supervised learning scheme using </w:t>
      </w:r>
      <w:r w:rsidR="00735B3E">
        <w:t xml:space="preserve">the </w:t>
      </w:r>
      <w:r w:rsidR="00CF7CB9">
        <w:t xml:space="preserve">baseline </w:t>
      </w:r>
      <w:r w:rsidRPr="00F85862">
        <w:t>SAHS data</w:t>
      </w:r>
      <w:r w:rsidR="00735B3E">
        <w:t>set</w:t>
      </w:r>
      <w:r w:rsidRPr="00F85862">
        <w:t xml:space="preserve"> and the labels (healthy, </w:t>
      </w:r>
      <w:r w:rsidR="006A3739">
        <w:t>T2DM</w:t>
      </w:r>
      <w:r w:rsidRPr="00CA60C8">
        <w:t>) obtained at the follow-up</w:t>
      </w:r>
      <w:r w:rsidR="00D67DC9" w:rsidRPr="00CA60C8">
        <w:t xml:space="preserve"> </w:t>
      </w:r>
      <w:r w:rsidR="006A3739">
        <w:t>after an average of 7.5 years</w:t>
      </w:r>
      <w:r w:rsidR="00A043A7" w:rsidRPr="00CA60C8">
        <w:t>.</w:t>
      </w:r>
      <w:r w:rsidR="00F226C5" w:rsidRPr="00CA60C8">
        <w:t xml:space="preserve"> In each experiment, we used a kernel-based </w:t>
      </w:r>
      <w:r w:rsidR="00912639">
        <w:t xml:space="preserve">binary </w:t>
      </w:r>
      <w:r w:rsidR="00F226C5" w:rsidRPr="00CA60C8">
        <w:t>SVM method</w:t>
      </w:r>
      <w:r w:rsidR="00CA60C8" w:rsidRPr="00CA60C8">
        <w:t xml:space="preserve"> </w:t>
      </w:r>
      <w:r w:rsidR="00F226C5" w:rsidRPr="00CA60C8">
        <w:t>to train</w:t>
      </w:r>
      <w:r w:rsidR="00CA60C8" w:rsidRPr="00CA60C8">
        <w:t>, test</w:t>
      </w:r>
      <w:r w:rsidR="00F226C5" w:rsidRPr="00CA60C8">
        <w:t xml:space="preserve"> and </w:t>
      </w:r>
      <w:r w:rsidR="00CA60C8" w:rsidRPr="00CA60C8">
        <w:t>validate</w:t>
      </w:r>
      <w:r w:rsidR="00F226C5" w:rsidRPr="00CA60C8">
        <w:t xml:space="preserve"> the performance</w:t>
      </w:r>
      <w:r w:rsidR="00CA60C8" w:rsidRPr="00CA60C8">
        <w:t xml:space="preserve"> of the diabetes prediction models. </w:t>
      </w:r>
      <w:r w:rsidR="00A043A7" w:rsidRPr="00CA60C8">
        <w:t xml:space="preserve"> </w:t>
      </w:r>
      <w:r w:rsidR="006A3739">
        <w:t>We excluded the</w:t>
      </w:r>
      <w:r w:rsidR="00CE4289" w:rsidRPr="00F85862">
        <w:t xml:space="preserve"> 44 CVD entries as the only way of definin</w:t>
      </w:r>
      <w:r w:rsidR="006A3739">
        <w:t xml:space="preserve">g this class was based upon </w:t>
      </w:r>
      <w:r w:rsidR="00CE4289" w:rsidRPr="00F85862">
        <w:t xml:space="preserve">self-reporting and not on quantitative assessment. </w:t>
      </w:r>
      <w:r w:rsidR="00CE4289">
        <w:t xml:space="preserve">Furthermore, we also </w:t>
      </w:r>
      <w:r w:rsidR="00CE4289" w:rsidRPr="00F85862">
        <w:t>removed</w:t>
      </w:r>
      <w:r w:rsidR="00CE4289">
        <w:t xml:space="preserve"> all entries with </w:t>
      </w:r>
      <w:ins w:id="446" w:author="Lejla Alic" w:date="2018-12-23T01:00:00Z">
        <w:r w:rsidR="00000AE3">
          <w:t>any information</w:t>
        </w:r>
        <w:r w:rsidR="00000AE3" w:rsidRPr="00F85862">
          <w:t xml:space="preserve"> </w:t>
        </w:r>
      </w:ins>
      <w:r w:rsidR="00CE4289" w:rsidRPr="00F85862">
        <w:t>missing</w:t>
      </w:r>
      <w:del w:id="447" w:author="Lejla Alic" w:date="2018-12-23T01:00:00Z">
        <w:r w:rsidR="00CE4289" w:rsidRPr="00F85862" w:rsidDel="00000AE3">
          <w:delText xml:space="preserve"> </w:delText>
        </w:r>
        <w:r w:rsidR="00CE4289" w:rsidDel="00000AE3">
          <w:delText>information</w:delText>
        </w:r>
      </w:del>
      <w:r w:rsidR="00CE4289" w:rsidRPr="00F85862">
        <w:t xml:space="preserve">. </w:t>
      </w:r>
      <w:commentRangeStart w:id="448"/>
      <w:ins w:id="449" w:author="Lejla Alic" w:date="2018-12-26T17:05:00Z">
        <w:r w:rsidR="00B06E34">
          <w:t>That yielded 1492 instances with</w:t>
        </w:r>
      </w:ins>
      <w:ins w:id="450" w:author="Lejla Alic" w:date="2018-12-26T17:06:00Z">
        <w:r w:rsidR="00B06E34">
          <w:t xml:space="preserve"> used in this study</w:t>
        </w:r>
      </w:ins>
      <w:ins w:id="451" w:author="Lejla Alic" w:date="2018-12-26T17:05:00Z">
        <w:r w:rsidR="00B06E34">
          <w:t>: 171 minori</w:t>
        </w:r>
      </w:ins>
      <w:ins w:id="452" w:author="Lejla Alic" w:date="2018-12-26T17:06:00Z">
        <w:r w:rsidR="00B06E34">
          <w:t xml:space="preserve">ty and 1321 majority instances. </w:t>
        </w:r>
        <w:commentRangeEnd w:id="448"/>
        <w:r w:rsidR="00B06E34">
          <w:rPr>
            <w:rStyle w:val="CommentReference"/>
            <w:rFonts w:ascii="Calibri" w:eastAsia="Calibri" w:hAnsi="Calibri" w:cs="Arial"/>
            <w:lang w:val="nl-NL"/>
          </w:rPr>
          <w:commentReference w:id="448"/>
        </w:r>
        <w:r w:rsidR="00B06E34">
          <w:t xml:space="preserve"> </w:t>
        </w:r>
      </w:ins>
      <w:moveToRangeStart w:id="453" w:author="Lejla Alic" w:date="2018-12-26T17:45:00Z" w:name="move533609685"/>
      <w:moveTo w:id="454" w:author="Lejla Alic" w:date="2018-12-26T17:45:00Z">
        <w:r w:rsidR="00C6200B">
          <w:t xml:space="preserve">As shown in </w:t>
        </w:r>
        <w:r w:rsidR="00C6200B">
          <w:rPr>
            <w:spacing w:val="-4"/>
          </w:rPr>
          <w:t xml:space="preserve">Table </w:t>
        </w:r>
        <w:r w:rsidR="00C6200B">
          <w:t>1, the SAHS dataset is intrinsically unbalanced with the</w:t>
        </w:r>
        <w:r w:rsidR="00C6200B">
          <w:rPr>
            <w:spacing w:val="-26"/>
          </w:rPr>
          <w:t xml:space="preserve"> </w:t>
        </w:r>
        <w:r w:rsidR="00C6200B">
          <w:t>class</w:t>
        </w:r>
        <w:r w:rsidR="00C6200B">
          <w:rPr>
            <w:w w:val="99"/>
          </w:rPr>
          <w:t xml:space="preserve"> </w:t>
        </w:r>
        <w:r w:rsidR="00C6200B">
          <w:t xml:space="preserve">distribution </w:t>
        </w:r>
        <w:r w:rsidR="00C6200B">
          <w:rPr>
            <w:spacing w:val="-3"/>
          </w:rPr>
          <w:t xml:space="preserve">skewed </w:t>
        </w:r>
        <w:r w:rsidR="00C6200B">
          <w:t>toward the majority class with a ratio of 7.5:1.</w:t>
        </w:r>
      </w:moveTo>
      <w:moveToRangeEnd w:id="453"/>
      <w:ins w:id="455" w:author="Lejla Alic" w:date="2018-12-26T17:46:00Z">
        <w:r w:rsidR="00C6200B">
          <w:t xml:space="preserve"> </w:t>
        </w:r>
      </w:ins>
      <w:r w:rsidR="00766E0D">
        <w:t>We considered t</w:t>
      </w:r>
      <w:r w:rsidR="00E24237">
        <w:t>he minority</w:t>
      </w:r>
      <w:r w:rsidR="00E24237">
        <w:rPr>
          <w:spacing w:val="-22"/>
        </w:rPr>
        <w:t xml:space="preserve"> </w:t>
      </w:r>
      <w:r w:rsidR="00E24237">
        <w:t>class</w:t>
      </w:r>
      <w:r w:rsidR="00E24237">
        <w:rPr>
          <w:w w:val="99"/>
        </w:rPr>
        <w:t xml:space="preserve"> </w:t>
      </w:r>
      <w:r w:rsidR="00E24237">
        <w:t>of</w:t>
      </w:r>
      <w:r w:rsidR="00E24237">
        <w:rPr>
          <w:spacing w:val="18"/>
        </w:rPr>
        <w:t xml:space="preserve"> </w:t>
      </w:r>
      <w:r w:rsidR="00E24237">
        <w:t>diabetic</w:t>
      </w:r>
      <w:r w:rsidR="00E24237">
        <w:rPr>
          <w:spacing w:val="18"/>
        </w:rPr>
        <w:t xml:space="preserve"> </w:t>
      </w:r>
      <w:r w:rsidR="00E24237">
        <w:t>subjects</w:t>
      </w:r>
      <w:r w:rsidR="00E24237">
        <w:rPr>
          <w:spacing w:val="18"/>
        </w:rPr>
        <w:t xml:space="preserve"> </w:t>
      </w:r>
      <w:r w:rsidR="00E24237">
        <w:t>as</w:t>
      </w:r>
      <w:r w:rsidR="00E24237">
        <w:rPr>
          <w:spacing w:val="18"/>
        </w:rPr>
        <w:t xml:space="preserve"> </w:t>
      </w:r>
      <w:r w:rsidR="00E24237">
        <w:t>the</w:t>
      </w:r>
      <w:r w:rsidR="00E24237">
        <w:rPr>
          <w:spacing w:val="18"/>
        </w:rPr>
        <w:t xml:space="preserve"> </w:t>
      </w:r>
      <w:r w:rsidR="00E24237">
        <w:t>positive</w:t>
      </w:r>
      <w:r w:rsidR="00E24237">
        <w:rPr>
          <w:spacing w:val="18"/>
        </w:rPr>
        <w:t xml:space="preserve"> </w:t>
      </w:r>
      <w:r w:rsidR="00E24237">
        <w:t>class</w:t>
      </w:r>
      <w:r w:rsidR="00E24237">
        <w:rPr>
          <w:spacing w:val="18"/>
        </w:rPr>
        <w:t xml:space="preserve"> </w:t>
      </w:r>
      <w:r w:rsidR="00E24237">
        <w:t>with</w:t>
      </w:r>
      <w:r w:rsidR="00E24237">
        <w:rPr>
          <w:spacing w:val="18"/>
        </w:rPr>
        <w:t xml:space="preserve"> </w:t>
      </w:r>
      <w:r w:rsidR="00E24237">
        <w:t>a</w:t>
      </w:r>
      <w:r w:rsidR="00E24237">
        <w:rPr>
          <w:spacing w:val="18"/>
        </w:rPr>
        <w:t xml:space="preserve"> </w:t>
      </w:r>
      <w:r w:rsidR="00E24237">
        <w:t>label</w:t>
      </w:r>
      <w:r w:rsidR="00E24237">
        <w:rPr>
          <w:spacing w:val="18"/>
        </w:rPr>
        <w:t xml:space="preserve"> </w:t>
      </w:r>
      <w:r w:rsidR="00E24237">
        <w:t>of</w:t>
      </w:r>
      <w:r w:rsidR="00E24237">
        <w:rPr>
          <w:spacing w:val="18"/>
        </w:rPr>
        <w:t xml:space="preserve"> </w:t>
      </w:r>
      <w:r w:rsidR="00E24237">
        <w:t>1,</w:t>
      </w:r>
      <w:r w:rsidR="00E24237">
        <w:rPr>
          <w:spacing w:val="23"/>
        </w:rPr>
        <w:t xml:space="preserve"> </w:t>
      </w:r>
      <w:r w:rsidR="00E24237">
        <w:t>whereas</w:t>
      </w:r>
      <w:r w:rsidR="00E24237">
        <w:rPr>
          <w:spacing w:val="18"/>
        </w:rPr>
        <w:t xml:space="preserve"> </w:t>
      </w:r>
      <w:r w:rsidR="00E24237">
        <w:t>the</w:t>
      </w:r>
      <w:r w:rsidR="00E24237">
        <w:rPr>
          <w:w w:val="99"/>
        </w:rPr>
        <w:t xml:space="preserve"> </w:t>
      </w:r>
      <w:r w:rsidR="00E24237">
        <w:t xml:space="preserve">majority class consisting of healthy persons was termed as the negative class </w:t>
      </w:r>
      <w:r w:rsidR="00E24237">
        <w:rPr>
          <w:spacing w:val="32"/>
        </w:rPr>
        <w:t>marked</w:t>
      </w:r>
      <w:r w:rsidR="00E24237">
        <w:rPr>
          <w:spacing w:val="-3"/>
        </w:rPr>
        <w:t xml:space="preserve"> by </w:t>
      </w:r>
      <w:r w:rsidR="00766E0D">
        <w:t xml:space="preserve">a </w:t>
      </w:r>
      <w:r w:rsidR="006A3739">
        <w:t>‘</w:t>
      </w:r>
      <w:r w:rsidR="00E24237">
        <w:t>-1</w:t>
      </w:r>
      <w:r w:rsidR="006A3739">
        <w:t>’</w:t>
      </w:r>
      <w:r w:rsidR="00766E0D">
        <w:t xml:space="preserve"> label</w:t>
      </w:r>
      <w:r w:rsidR="00E24237">
        <w:t>.</w:t>
      </w:r>
      <w:r w:rsidR="00D67DC9">
        <w:t xml:space="preserve"> </w:t>
      </w:r>
      <w:moveFromRangeStart w:id="456" w:author="Lejla Alic" w:date="2018-12-26T17:45:00Z" w:name="move533609685"/>
      <w:moveFrom w:id="457" w:author="Lejla Alic" w:date="2018-12-26T17:45:00Z">
        <w:r w:rsidR="00A043A7" w:rsidDel="00C6200B">
          <w:t xml:space="preserve">As shown in </w:t>
        </w:r>
        <w:r w:rsidR="00A043A7" w:rsidDel="00C6200B">
          <w:rPr>
            <w:spacing w:val="-4"/>
          </w:rPr>
          <w:t xml:space="preserve">Table </w:t>
        </w:r>
        <w:r w:rsidR="00A043A7" w:rsidDel="00C6200B">
          <w:t xml:space="preserve">1, the SAHS dataset is intrinsically </w:t>
        </w:r>
        <w:r w:rsidR="00D67DC9" w:rsidDel="00C6200B">
          <w:t>unbalanced</w:t>
        </w:r>
        <w:r w:rsidR="00A043A7" w:rsidDel="00C6200B">
          <w:t xml:space="preserve"> with the</w:t>
        </w:r>
        <w:r w:rsidR="00A043A7" w:rsidDel="00C6200B">
          <w:rPr>
            <w:spacing w:val="-26"/>
          </w:rPr>
          <w:t xml:space="preserve"> </w:t>
        </w:r>
        <w:r w:rsidR="00A043A7" w:rsidDel="00C6200B">
          <w:t>class</w:t>
        </w:r>
        <w:r w:rsidR="00A043A7" w:rsidDel="00C6200B">
          <w:rPr>
            <w:w w:val="99"/>
          </w:rPr>
          <w:t xml:space="preserve"> </w:t>
        </w:r>
        <w:r w:rsidR="00A043A7" w:rsidDel="00C6200B">
          <w:t xml:space="preserve">distribution </w:t>
        </w:r>
        <w:r w:rsidR="00A043A7" w:rsidDel="00C6200B">
          <w:rPr>
            <w:spacing w:val="-3"/>
          </w:rPr>
          <w:t xml:space="preserve">skewed </w:t>
        </w:r>
        <w:r w:rsidR="00A043A7" w:rsidDel="00C6200B">
          <w:t>toward the majority class with a ratio of 7.5:1.</w:t>
        </w:r>
      </w:moveFrom>
      <w:moveFromRangeEnd w:id="456"/>
      <w:r w:rsidR="00A043A7">
        <w:t xml:space="preserve"> </w:t>
      </w:r>
      <w:ins w:id="458" w:author="Lejla Alic" w:date="2018-12-26T17:49:00Z">
        <w:r w:rsidR="00C6200B">
          <w:rPr>
            <w:lang w:val="en"/>
          </w:rPr>
          <w:t>To standardize the feature range</w:t>
        </w:r>
        <w:r w:rsidR="00C6200B" w:rsidRPr="00F85862">
          <w:t xml:space="preserve"> prior to training</w:t>
        </w:r>
        <w:r w:rsidR="00C6200B">
          <w:t xml:space="preserve">, </w:t>
        </w:r>
        <w:r w:rsidR="00C6200B">
          <w:rPr>
            <w:lang w:val="en"/>
          </w:rPr>
          <w:t>the feature space was scaled to unit variance around the respective mean for each feature respectively</w:t>
        </w:r>
        <w:r w:rsidR="00C6200B">
          <w:t xml:space="preserve">. </w:t>
        </w:r>
      </w:ins>
      <w:r w:rsidR="00D67DC9">
        <w:t>T</w:t>
      </w:r>
      <w:r w:rsidR="00D67DC9" w:rsidRPr="00F85862">
        <w:t xml:space="preserve">o ensure </w:t>
      </w:r>
      <w:r w:rsidR="006A3739">
        <w:t xml:space="preserve">that </w:t>
      </w:r>
      <w:r w:rsidR="00D67DC9">
        <w:t xml:space="preserve">a </w:t>
      </w:r>
      <w:r w:rsidR="00D67DC9" w:rsidRPr="00F85862">
        <w:t xml:space="preserve">model </w:t>
      </w:r>
      <w:r w:rsidR="00766E0D">
        <w:t>was</w:t>
      </w:r>
      <w:r w:rsidR="00D67DC9" w:rsidRPr="00F85862">
        <w:t xml:space="preserve"> unbiased, robust, and generalize</w:t>
      </w:r>
      <w:r w:rsidR="00766E0D">
        <w:t>d</w:t>
      </w:r>
      <w:r w:rsidR="00D67DC9" w:rsidRPr="00F85862">
        <w:t xml:space="preserve"> well to</w:t>
      </w:r>
      <w:r w:rsidR="00D67DC9">
        <w:t xml:space="preserve"> the </w:t>
      </w:r>
      <w:r w:rsidR="00D67DC9" w:rsidRPr="00F85862">
        <w:t xml:space="preserve">new data, we </w:t>
      </w:r>
      <w:r w:rsidR="00D67DC9" w:rsidRPr="00D67DC9">
        <w:t>performed 10-fold cross-validation (CV)</w:t>
      </w:r>
      <w:ins w:id="459" w:author="Lejla Alic" w:date="2018-12-26T17:53:00Z">
        <w:r w:rsidR="00C6200B">
          <w:t xml:space="preserve"> to train and test the model</w:t>
        </w:r>
      </w:ins>
      <w:r w:rsidR="00D67DC9" w:rsidRPr="00D67DC9">
        <w:t xml:space="preserve">. </w:t>
      </w:r>
      <w:commentRangeStart w:id="460"/>
      <w:ins w:id="461" w:author="Lejla Alic" w:date="2018-12-26T17:47:00Z">
        <w:r w:rsidR="00C6200B">
          <w:t xml:space="preserve">For each CV, </w:t>
        </w:r>
      </w:ins>
      <w:ins w:id="462" w:author="Lejla Alic" w:date="2018-12-26T17:54:00Z">
        <w:r w:rsidR="00C6200B">
          <w:t xml:space="preserve">we </w:t>
        </w:r>
      </w:ins>
      <w:ins w:id="463" w:author="Lejla Alic" w:date="2018-12-26T17:55:00Z">
        <w:r w:rsidR="00C6200B">
          <w:t xml:space="preserve">first </w:t>
        </w:r>
        <w:r w:rsidR="00C6200B">
          <w:t>randomly sample</w:t>
        </w:r>
      </w:ins>
      <w:ins w:id="464" w:author="Lejla Alic" w:date="2018-12-26T17:54:00Z">
        <w:r w:rsidR="00C6200B">
          <w:t xml:space="preserve"> a hold-out set</w:t>
        </w:r>
      </w:ins>
      <w:ins w:id="465" w:author="Lejla Alic" w:date="2018-12-26T17:55:00Z">
        <w:r w:rsidR="00C6200B">
          <w:t xml:space="preserve"> consisting of 11 minority and 83 majority samples and randomly sample</w:t>
        </w:r>
      </w:ins>
      <w:ins w:id="466" w:author="Lejla Alic" w:date="2018-12-26T18:46:00Z">
        <w:r w:rsidR="00A64AB2">
          <w:t>d</w:t>
        </w:r>
      </w:ins>
      <w:ins w:id="467" w:author="Lejla Alic" w:date="2018-12-26T17:55:00Z">
        <w:r w:rsidR="00C6200B">
          <w:t xml:space="preserve"> the </w:t>
        </w:r>
      </w:ins>
      <w:ins w:id="468" w:author="Lejla Alic" w:date="2018-12-26T17:56:00Z">
        <w:r w:rsidR="00C6200B">
          <w:t xml:space="preserve">remaining data into 100 different train and test sets. </w:t>
        </w:r>
      </w:ins>
      <w:commentRangeEnd w:id="460"/>
      <w:ins w:id="469" w:author="Lejla Alic" w:date="2018-12-26T18:48:00Z">
        <w:r w:rsidR="00A64AB2">
          <w:rPr>
            <w:rStyle w:val="CommentReference"/>
            <w:rFonts w:ascii="Calibri" w:eastAsia="Calibri" w:hAnsi="Calibri" w:cs="Arial"/>
            <w:lang w:val="nl-NL"/>
          </w:rPr>
          <w:commentReference w:id="460"/>
        </w:r>
      </w:ins>
      <w:del w:id="470" w:author="Lejla Alic" w:date="2018-12-26T17:49:00Z">
        <w:r w:rsidR="001A4623" w:rsidDel="00C6200B">
          <w:rPr>
            <w:lang w:val="en"/>
          </w:rPr>
          <w:delText>To standardize the feature range</w:delText>
        </w:r>
        <w:r w:rsidR="001A4623" w:rsidRPr="00F85862" w:rsidDel="00C6200B">
          <w:delText xml:space="preserve"> prior to training</w:delText>
        </w:r>
        <w:r w:rsidR="006A3739" w:rsidDel="00C6200B">
          <w:delText xml:space="preserve">, </w:delText>
        </w:r>
      </w:del>
      <w:del w:id="471" w:author="Lejla Alic" w:date="2018-12-23T01:01:00Z">
        <w:r w:rsidR="00766E0D" w:rsidDel="00000AE3">
          <w:delText>w</w:delText>
        </w:r>
        <w:r w:rsidR="00766E0D" w:rsidDel="00000AE3">
          <w:rPr>
            <w:lang w:val="en"/>
          </w:rPr>
          <w:delText>e</w:delText>
        </w:r>
        <w:r w:rsidR="001A4623" w:rsidDel="00000AE3">
          <w:rPr>
            <w:lang w:val="en"/>
          </w:rPr>
          <w:delText xml:space="preserve"> scaled </w:delText>
        </w:r>
      </w:del>
      <w:del w:id="472" w:author="Lejla Alic" w:date="2018-12-26T17:49:00Z">
        <w:r w:rsidR="001A4623" w:rsidDel="00C6200B">
          <w:rPr>
            <w:lang w:val="en"/>
          </w:rPr>
          <w:delText>the feature space to unit variance around the mea</w:delText>
        </w:r>
        <w:r w:rsidR="00766E0D" w:rsidDel="00C6200B">
          <w:rPr>
            <w:lang w:val="en"/>
          </w:rPr>
          <w:delText>n for each feature respectively</w:delText>
        </w:r>
        <w:r w:rsidR="00D67DC9" w:rsidDel="00C6200B">
          <w:delText xml:space="preserve">. </w:delText>
        </w:r>
      </w:del>
      <w:del w:id="473" w:author="Lejla Alic" w:date="2018-12-26T17:56:00Z">
        <w:r w:rsidR="00925C82" w:rsidRPr="00E552C8" w:rsidDel="00C6200B">
          <w:rPr>
            <w:spacing w:val="-3"/>
          </w:rPr>
          <w:delText xml:space="preserve">For each combination </w:delText>
        </w:r>
        <w:r w:rsidR="00925C82" w:rsidDel="00C6200B">
          <w:rPr>
            <w:spacing w:val="-3"/>
          </w:rPr>
          <w:delText>of f</w:delText>
        </w:r>
        <w:r w:rsidR="00925C82" w:rsidRPr="00E552C8" w:rsidDel="00C6200B">
          <w:rPr>
            <w:spacing w:val="-3"/>
          </w:rPr>
          <w:delText>eature</w:delText>
        </w:r>
        <w:r w:rsidR="00925C82" w:rsidDel="00C6200B">
          <w:rPr>
            <w:spacing w:val="-3"/>
          </w:rPr>
          <w:delText>s</w:delText>
        </w:r>
        <w:r w:rsidR="00925C82" w:rsidRPr="00E552C8" w:rsidDel="00C6200B">
          <w:rPr>
            <w:spacing w:val="-3"/>
          </w:rPr>
          <w:delText xml:space="preserve">, the </w:delText>
        </w:r>
        <w:r w:rsidR="00925C82" w:rsidDel="00C6200B">
          <w:rPr>
            <w:spacing w:val="-3"/>
          </w:rPr>
          <w:delText xml:space="preserve">data partitioning into </w:delText>
        </w:r>
        <w:r w:rsidR="00925C82" w:rsidRPr="00E552C8" w:rsidDel="00C6200B">
          <w:rPr>
            <w:spacing w:val="-3"/>
          </w:rPr>
          <w:delText xml:space="preserve">training and validation sets were </w:delText>
        </w:r>
        <w:r w:rsidR="00925C82" w:rsidDel="00C6200B">
          <w:rPr>
            <w:spacing w:val="-3"/>
          </w:rPr>
          <w:delText>randomly performed</w:delText>
        </w:r>
        <w:r w:rsidR="00925C82" w:rsidRPr="00E552C8" w:rsidDel="00C6200B">
          <w:rPr>
            <w:spacing w:val="-3"/>
          </w:rPr>
          <w:delText xml:space="preserve"> 100 times. </w:delText>
        </w:r>
      </w:del>
      <w:del w:id="474" w:author="Lejla Alic" w:date="2018-12-26T17:46:00Z">
        <w:r w:rsidR="00A043A7" w:rsidRPr="00F85862" w:rsidDel="00C6200B">
          <w:delText xml:space="preserve">The dataset retained the </w:delText>
        </w:r>
        <w:r w:rsidR="00326E84" w:rsidDel="00C6200B">
          <w:delText>imbalanced</w:delText>
        </w:r>
        <w:r w:rsidR="00A043A7" w:rsidRPr="00F85862" w:rsidDel="00C6200B">
          <w:delText xml:space="preserve"> class distribution</w:delText>
        </w:r>
        <w:r w:rsidR="00326E84" w:rsidDel="00C6200B">
          <w:delText xml:space="preserve">. </w:delText>
        </w:r>
      </w:del>
      <w:del w:id="475" w:author="Lejla Alic" w:date="2018-12-26T18:47:00Z">
        <w:r w:rsidR="00326E84" w:rsidDel="00A64AB2">
          <w:delText>We</w:delText>
        </w:r>
        <w:r w:rsidR="00A043A7" w:rsidRPr="00F85862" w:rsidDel="00A64AB2">
          <w:delText xml:space="preserve"> randomly sampled 1,</w:delText>
        </w:r>
        <w:r w:rsidR="00326E84" w:rsidDel="00A64AB2">
          <w:delText>360</w:delText>
        </w:r>
        <w:r w:rsidR="00A043A7" w:rsidRPr="00F85862" w:rsidDel="00A64AB2">
          <w:delText xml:space="preserve"> (out of 1</w:delText>
        </w:r>
        <w:r w:rsidR="00A043A7" w:rsidDel="00A64AB2">
          <w:delText>,</w:delText>
        </w:r>
        <w:r w:rsidR="00326E84" w:rsidDel="00A64AB2">
          <w:delText>492</w:delText>
        </w:r>
        <w:r w:rsidR="00A043A7" w:rsidRPr="00F85862" w:rsidDel="00A64AB2">
          <w:delText xml:space="preserve"> instances) to generate the training set that contained 160 and randomly </w:delText>
        </w:r>
      </w:del>
      <w:del w:id="476" w:author="Lejla Alic" w:date="2018-12-23T01:04:00Z">
        <w:r w:rsidR="00A043A7" w:rsidRPr="00F85862" w:rsidDel="00867400">
          <w:delText xml:space="preserve">samples </w:delText>
        </w:r>
      </w:del>
      <w:del w:id="477" w:author="Lejla Alic" w:date="2018-12-26T18:47:00Z">
        <w:r w:rsidR="00A043A7" w:rsidRPr="00F85862" w:rsidDel="00A64AB2">
          <w:delText xml:space="preserve">1,200 instances </w:delText>
        </w:r>
      </w:del>
      <w:del w:id="478" w:author="Lejla Alic" w:date="2018-12-23T01:05:00Z">
        <w:r w:rsidR="00A043A7" w:rsidRPr="00F85862" w:rsidDel="00867400">
          <w:delText xml:space="preserve">of the diabetic and </w:delText>
        </w:r>
      </w:del>
      <w:del w:id="479" w:author="Lejla Alic" w:date="2018-12-26T18:47:00Z">
        <w:r w:rsidR="00A043A7" w:rsidRPr="00F85862" w:rsidDel="00A64AB2">
          <w:delText xml:space="preserve">healthy classes respectively. </w:delText>
        </w:r>
      </w:del>
      <w:ins w:id="480" w:author="Lejla Alic" w:date="2018-12-26T18:49:00Z">
        <w:r w:rsidR="00A64AB2">
          <w:t>In e</w:t>
        </w:r>
      </w:ins>
      <w:ins w:id="481" w:author="Lejla Alic" w:date="2018-12-26T18:48:00Z">
        <w:r w:rsidR="00A64AB2">
          <w:t>ach of these 10</w:t>
        </w:r>
      </w:ins>
      <w:ins w:id="482" w:author="Lejla Alic" w:date="2018-12-26T18:50:00Z">
        <w:r w:rsidR="00A64AB2">
          <w:t xml:space="preserve"> attempts </w:t>
        </w:r>
      </w:ins>
      <w:del w:id="483" w:author="Lejla Alic" w:date="2018-12-26T17:12:00Z">
        <w:r w:rsidR="001A4623" w:rsidDel="00B06E34">
          <w:delText>Within each experiment,</w:delText>
        </w:r>
      </w:del>
      <w:del w:id="484" w:author="Lejla Alic" w:date="2018-12-26T18:49:00Z">
        <w:r w:rsidR="001A4623" w:rsidDel="00A64AB2">
          <w:delText xml:space="preserve"> </w:delText>
        </w:r>
      </w:del>
      <w:r w:rsidR="001A4623">
        <w:t>w</w:t>
      </w:r>
      <w:r w:rsidR="001A4623" w:rsidRPr="00F85862">
        <w:t>e have compared the performances</w:t>
      </w:r>
      <w:r w:rsidR="001A4623">
        <w:t xml:space="preserve"> of a linear and non-linear SVM</w:t>
      </w:r>
      <w:ins w:id="485" w:author="Lejla Alic" w:date="2018-12-26T17:12:00Z">
        <w:r w:rsidR="00B06E34">
          <w:t xml:space="preserve"> </w:t>
        </w:r>
      </w:ins>
      <w:ins w:id="486" w:author="Lejla Alic" w:date="2018-12-26T18:49:00Z">
        <w:r w:rsidR="00A64AB2">
          <w:t>for</w:t>
        </w:r>
      </w:ins>
      <w:ins w:id="487" w:author="Lejla Alic" w:date="2018-12-26T18:50:00Z">
        <w:r w:rsidR="00A64AB2">
          <w:t xml:space="preserve"> </w:t>
        </w:r>
      </w:ins>
      <w:del w:id="488" w:author="Lejla Alic" w:date="2018-12-23T01:06:00Z">
        <w:r w:rsidR="001A4623" w:rsidDel="00C33957">
          <w:delText xml:space="preserve">, and </w:delText>
        </w:r>
      </w:del>
      <w:del w:id="489" w:author="Lejla Alic" w:date="2018-12-26T18:49:00Z">
        <w:r w:rsidR="001A4623" w:rsidRPr="00F85862" w:rsidDel="00A64AB2">
          <w:delText>the training performance</w:delText>
        </w:r>
        <w:r w:rsidR="00AD5001" w:rsidDel="00A64AB2">
          <w:delText xml:space="preserve"> </w:delText>
        </w:r>
      </w:del>
      <w:del w:id="490" w:author="Lejla Alic" w:date="2018-12-26T17:13:00Z">
        <w:r w:rsidR="00AD5001" w:rsidDel="00B06E34">
          <w:delText xml:space="preserve">was </w:delText>
        </w:r>
      </w:del>
      <w:del w:id="491" w:author="Lejla Alic" w:date="2018-12-26T18:49:00Z">
        <w:r w:rsidR="00AD5001" w:rsidDel="00A64AB2">
          <w:delText>averaged over all 10-folds</w:delText>
        </w:r>
        <w:r w:rsidRPr="00F85862" w:rsidDel="00A64AB2">
          <w:delText>. For both</w:delText>
        </w:r>
      </w:del>
      <w:del w:id="492" w:author="Lejla Alic" w:date="2018-12-26T17:13:00Z">
        <w:r w:rsidRPr="00F85862" w:rsidDel="00B06E34">
          <w:delText xml:space="preserve"> </w:delText>
        </w:r>
      </w:del>
      <w:del w:id="493" w:author="Lejla Alic" w:date="2018-12-26T18:49:00Z">
        <w:r w:rsidRPr="00F85862" w:rsidDel="00A64AB2">
          <w:delText>experiment</w:delText>
        </w:r>
      </w:del>
      <w:del w:id="494" w:author="Lejla Alic" w:date="2018-12-26T17:14:00Z">
        <w:r w:rsidRPr="00F85862" w:rsidDel="00B06E34">
          <w:delText>s</w:delText>
        </w:r>
      </w:del>
      <w:del w:id="495" w:author="Lejla Alic" w:date="2018-12-26T18:49:00Z">
        <w:r w:rsidRPr="00F85862" w:rsidDel="00A64AB2">
          <w:delText>,</w:delText>
        </w:r>
      </w:del>
      <w:del w:id="496" w:author="Lejla Alic" w:date="2018-12-26T18:50:00Z">
        <w:r w:rsidRPr="00F85862" w:rsidDel="00A64AB2">
          <w:delText xml:space="preserve"> we used</w:delText>
        </w:r>
        <w:r w:rsidR="00CA60C8" w:rsidDel="00A64AB2">
          <w:delText xml:space="preserve"> </w:delText>
        </w:r>
      </w:del>
      <w:r w:rsidR="00CA60C8" w:rsidRPr="00E552C8">
        <w:rPr>
          <w:spacing w:val="-3"/>
        </w:rPr>
        <w:t xml:space="preserve">all 1023 </w:t>
      </w:r>
      <w:ins w:id="497" w:author="Lejla Alic" w:date="2018-12-26T18:50:00Z">
        <w:r w:rsidR="00A64AB2">
          <w:rPr>
            <w:spacing w:val="-3"/>
          </w:rPr>
          <w:t xml:space="preserve">possible </w:t>
        </w:r>
      </w:ins>
      <w:r w:rsidR="00CA60C8" w:rsidRPr="00E552C8">
        <w:rPr>
          <w:spacing w:val="-3"/>
        </w:rPr>
        <w:t>combinations of</w:t>
      </w:r>
      <w:r w:rsidR="00CA60C8">
        <w:t xml:space="preserve"> </w:t>
      </w:r>
      <w:r w:rsidRPr="00F85862">
        <w:t xml:space="preserve">ten most relevant features </w:t>
      </w:r>
      <w:ins w:id="498" w:author="Lejla Alic" w:date="2018-12-26T18:51:00Z">
        <w:r w:rsidR="00A64AB2">
          <w:t xml:space="preserve">by </w:t>
        </w:r>
      </w:ins>
      <w:del w:id="499" w:author="Lejla Alic" w:date="2018-12-26T18:51:00Z">
        <w:r w:rsidRPr="00F85862" w:rsidDel="00A64AB2">
          <w:delText>shortlisted during feature selection procedure</w:delText>
        </w:r>
        <w:r w:rsidR="00CA60C8" w:rsidDel="00A64AB2">
          <w:delText xml:space="preserve">. </w:delText>
        </w:r>
      </w:del>
      <w:moveToRangeStart w:id="500" w:author="Lejla Alic" w:date="2018-12-23T01:08:00Z" w:name="move533290622"/>
      <w:moveTo w:id="501" w:author="Lejla Alic" w:date="2018-12-23T01:08:00Z">
        <w:del w:id="502" w:author="Lejla Alic" w:date="2018-12-26T17:14:00Z">
          <w:r w:rsidR="00C33957" w:rsidDel="00B06E34">
            <w:delText>In</w:delText>
          </w:r>
          <w:r w:rsidR="00C33957" w:rsidRPr="00F226C5" w:rsidDel="00B06E34">
            <w:delText xml:space="preserve"> each experiment</w:delText>
          </w:r>
          <w:r w:rsidR="00C33957" w:rsidDel="00B06E34">
            <w:delText xml:space="preserve"> and f</w:delText>
          </w:r>
        </w:del>
        <w:del w:id="503" w:author="Lejla Alic" w:date="2018-12-26T18:51:00Z">
          <w:r w:rsidR="00C33957" w:rsidDel="00A64AB2">
            <w:delText>or both linear and non-linear SVM,</w:delText>
          </w:r>
        </w:del>
      </w:moveTo>
      <w:ins w:id="504" w:author="Lejla Alic" w:date="2018-12-26T18:51:00Z">
        <w:r w:rsidR="00A64AB2">
          <w:t xml:space="preserve">increasing </w:t>
        </w:r>
      </w:ins>
      <w:moveTo w:id="505" w:author="Lejla Alic" w:date="2018-12-23T01:08:00Z">
        <w:r w:rsidR="00C33957">
          <w:t xml:space="preserve"> </w:t>
        </w:r>
        <w:r w:rsidR="00C33957" w:rsidRPr="00F226C5">
          <w:t>the number of features</w:t>
        </w:r>
        <w:del w:id="506" w:author="Lejla Alic" w:date="2018-12-26T18:51:00Z">
          <w:r w:rsidR="00C33957" w:rsidRPr="00F226C5" w:rsidDel="00A64AB2">
            <w:delText xml:space="preserve"> was increased</w:delText>
          </w:r>
        </w:del>
        <w:r w:rsidR="00C33957" w:rsidRPr="00F226C5">
          <w:t xml:space="preserve"> incrementally from single </w:t>
        </w:r>
        <w:r w:rsidR="00C33957">
          <w:t>feature</w:t>
        </w:r>
        <w:r w:rsidR="00C33957" w:rsidRPr="00F226C5">
          <w:t xml:space="preserve"> to a combination </w:t>
        </w:r>
        <w:r w:rsidR="00C33957" w:rsidRPr="00F226C5">
          <w:lastRenderedPageBreak/>
          <w:t xml:space="preserve">of </w:t>
        </w:r>
        <w:del w:id="507" w:author="Lejla Alic" w:date="2018-12-26T18:51:00Z">
          <w:r w:rsidR="00C33957" w:rsidDel="00A64AB2">
            <w:delText>ten</w:delText>
          </w:r>
        </w:del>
      </w:moveTo>
      <w:ins w:id="508" w:author="Lejla Alic" w:date="2018-12-26T18:51:00Z">
        <w:r w:rsidR="00A64AB2">
          <w:t>all ten</w:t>
        </w:r>
      </w:ins>
      <w:moveTo w:id="509" w:author="Lejla Alic" w:date="2018-12-23T01:08:00Z">
        <w:r w:rsidR="00C33957">
          <w:t xml:space="preserve"> features</w:t>
        </w:r>
        <w:del w:id="510" w:author="Lejla Alic" w:date="2018-12-23T01:08:00Z">
          <w:r w:rsidR="00C33957" w:rsidDel="00C33957">
            <w:delText xml:space="preserve"> ranked during the feature selection</w:delText>
          </w:r>
        </w:del>
        <w:r w:rsidR="00C33957" w:rsidRPr="00F226C5">
          <w:t>.</w:t>
        </w:r>
        <w:r w:rsidR="00C33957">
          <w:t xml:space="preserve"> </w:t>
        </w:r>
      </w:moveTo>
      <w:moveToRangeEnd w:id="500"/>
      <w:r w:rsidR="006F3883">
        <w:rPr>
          <w:w w:val="105"/>
        </w:rPr>
        <w:t>The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optimal</w:t>
      </w:r>
      <w:r w:rsidR="006F3883">
        <w:rPr>
          <w:spacing w:val="-17"/>
          <w:w w:val="105"/>
        </w:rPr>
        <w:t xml:space="preserve"> </w:t>
      </w:r>
      <w:r w:rsidR="006F3883">
        <w:rPr>
          <w:w w:val="105"/>
        </w:rPr>
        <w:t>hyperplane</w:t>
      </w:r>
      <w:r w:rsidR="006F3883">
        <w:rPr>
          <w:w w:val="99"/>
        </w:rPr>
        <w:t xml:space="preserve"> </w:t>
      </w:r>
      <w:r w:rsidR="006F3883">
        <w:rPr>
          <w:w w:val="105"/>
        </w:rPr>
        <w:t>parameters</w:t>
      </w:r>
      <w:r w:rsidR="006F3883">
        <w:rPr>
          <w:spacing w:val="-23"/>
          <w:w w:val="105"/>
        </w:rPr>
        <w:t xml:space="preserve"> </w:t>
      </w:r>
      <w:r w:rsidR="00326E84">
        <w:rPr>
          <w:spacing w:val="-23"/>
          <w:w w:val="105"/>
        </w:rPr>
        <w:t xml:space="preserve">of the kernel </w:t>
      </w:r>
      <w:r w:rsidR="006F3883">
        <w:rPr>
          <w:w w:val="105"/>
        </w:rPr>
        <w:t>were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determined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through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a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grid</w:t>
      </w:r>
      <w:r w:rsidR="006F3883">
        <w:rPr>
          <w:spacing w:val="-21"/>
          <w:w w:val="105"/>
        </w:rPr>
        <w:t xml:space="preserve"> </w:t>
      </w:r>
      <w:r w:rsidR="006F3883">
        <w:rPr>
          <w:w w:val="105"/>
        </w:rPr>
        <w:t>search</w:t>
      </w:r>
      <w:r w:rsidR="00AD5001">
        <w:rPr>
          <w:w w:val="105"/>
        </w:rPr>
        <w:t>.</w:t>
      </w:r>
      <w:ins w:id="511" w:author="Lejla Alic" w:date="2018-12-26T18:51:00Z">
        <w:r w:rsidR="00A64AB2">
          <w:rPr>
            <w:w w:val="105"/>
          </w:rPr>
          <w:t xml:space="preserve"> </w:t>
        </w:r>
      </w:ins>
      <w:r w:rsidR="006F3883">
        <w:rPr>
          <w:spacing w:val="-33"/>
          <w:w w:val="105"/>
        </w:rPr>
        <w:t xml:space="preserve"> </w:t>
      </w:r>
      <w:r w:rsidR="00925C82" w:rsidRPr="00925C82">
        <w:rPr>
          <w:spacing w:val="-3"/>
        </w:rPr>
        <w:t xml:space="preserve"> </w:t>
      </w:r>
      <w:del w:id="512" w:author="Lejla Alic" w:date="2018-12-26T17:15:00Z">
        <w:r w:rsidR="00925C82" w:rsidRPr="00E552C8" w:rsidDel="00B06E34">
          <w:rPr>
            <w:spacing w:val="-3"/>
          </w:rPr>
          <w:delText xml:space="preserve">For </w:delText>
        </w:r>
      </w:del>
      <w:ins w:id="513" w:author="Lejla Alic" w:date="2018-12-26T17:15:00Z">
        <w:r w:rsidR="00B06E34">
          <w:rPr>
            <w:spacing w:val="-3"/>
          </w:rPr>
          <w:t>To</w:t>
        </w:r>
        <w:r w:rsidR="00B06E34" w:rsidRPr="00E552C8">
          <w:rPr>
            <w:spacing w:val="-3"/>
          </w:rPr>
          <w:t xml:space="preserve"> </w:t>
        </w:r>
      </w:ins>
      <w:r w:rsidR="00925C82" w:rsidRPr="00E552C8">
        <w:rPr>
          <w:spacing w:val="-3"/>
        </w:rPr>
        <w:t>select</w:t>
      </w:r>
      <w:del w:id="514" w:author="Lejla Alic" w:date="2018-12-26T17:15:00Z">
        <w:r w:rsidR="00925C82" w:rsidRPr="00E552C8" w:rsidDel="00B06E34">
          <w:rPr>
            <w:spacing w:val="-3"/>
          </w:rPr>
          <w:delText>ing</w:delText>
        </w:r>
      </w:del>
      <w:r w:rsidR="00925C82" w:rsidRPr="00E552C8">
        <w:rPr>
          <w:spacing w:val="-3"/>
        </w:rPr>
        <w:t xml:space="preserve"> the best feature set, we </w:t>
      </w:r>
      <w:del w:id="515" w:author="Lejla Alic" w:date="2018-12-26T18:51:00Z">
        <w:r w:rsidR="00925C82" w:rsidRPr="00E552C8" w:rsidDel="00A64AB2">
          <w:rPr>
            <w:spacing w:val="-3"/>
          </w:rPr>
          <w:delText xml:space="preserve">chose </w:delText>
        </w:r>
      </w:del>
      <w:ins w:id="516" w:author="Lejla Alic" w:date="2018-12-26T18:51:00Z">
        <w:r w:rsidR="00A64AB2">
          <w:rPr>
            <w:spacing w:val="-3"/>
          </w:rPr>
          <w:t>have used</w:t>
        </w:r>
      </w:ins>
      <w:ins w:id="517" w:author="Lejla Alic" w:date="2018-12-26T18:52:00Z">
        <w:r w:rsidR="00A64AB2">
          <w:rPr>
            <w:spacing w:val="-3"/>
          </w:rPr>
          <w:t xml:space="preserve"> the</w:t>
        </w:r>
      </w:ins>
      <w:ins w:id="518" w:author="Lejla Alic" w:date="2018-12-26T18:51:00Z">
        <w:r w:rsidR="00A64AB2" w:rsidRPr="00E552C8">
          <w:rPr>
            <w:spacing w:val="-3"/>
          </w:rPr>
          <w:t xml:space="preserve"> </w:t>
        </w:r>
      </w:ins>
      <w:del w:id="519" w:author="Lejla Alic" w:date="2018-12-23T01:07:00Z">
        <w:r w:rsidR="00925C82" w:rsidRPr="00E552C8" w:rsidDel="00C33957">
          <w:rPr>
            <w:spacing w:val="-3"/>
          </w:rPr>
          <w:delText xml:space="preserve">the </w:delText>
        </w:r>
        <w:r w:rsidR="00326E84" w:rsidDel="00C33957">
          <w:rPr>
            <w:spacing w:val="-3"/>
          </w:rPr>
          <w:delText xml:space="preserve">metric of </w:delText>
        </w:r>
      </w:del>
      <w:r w:rsidR="008A28F7">
        <w:rPr>
          <w:spacing w:val="-3"/>
        </w:rPr>
        <w:t xml:space="preserve">geometric mean of specificity </w:t>
      </w:r>
      <w:r w:rsidR="00925C82">
        <w:rPr>
          <w:spacing w:val="-3"/>
        </w:rPr>
        <w:t>and sensitivity</w:t>
      </w:r>
      <w:r w:rsidR="008A28F7">
        <w:rPr>
          <w:spacing w:val="-3"/>
        </w:rPr>
        <w:t xml:space="preserve"> </w:t>
      </w:r>
      <w:r w:rsidR="008A28F7" w:rsidRPr="00531C8E">
        <w:rPr>
          <w:spacing w:val="-3"/>
          <w:highlight w:val="yellow"/>
        </w:rPr>
        <w:t>[\cite{</w:t>
      </w:r>
      <w:r w:rsidR="008A28F7" w:rsidRPr="00531C8E">
        <w:rPr>
          <w:highlight w:val="yellow"/>
        </w:rPr>
        <w:t xml:space="preserve"> </w:t>
      </w:r>
      <w:r w:rsidR="008A28F7" w:rsidRPr="00531C8E">
        <w:rPr>
          <w:spacing w:val="-3"/>
          <w:highlight w:val="yellow"/>
        </w:rPr>
        <w:t>kubat1997addressing}]</w:t>
      </w:r>
      <w:del w:id="520" w:author="Lejla Alic" w:date="2018-12-26T18:52:00Z">
        <w:r w:rsidR="00326E84" w:rsidDel="00A64AB2">
          <w:rPr>
            <w:spacing w:val="-3"/>
          </w:rPr>
          <w:delText xml:space="preserve"> as the model</w:delText>
        </w:r>
      </w:del>
      <w:del w:id="521" w:author="Lejla Alic" w:date="2018-12-23T01:07:00Z">
        <w:r w:rsidR="00326E84" w:rsidDel="00C33957">
          <w:rPr>
            <w:spacing w:val="-3"/>
          </w:rPr>
          <w:delText xml:space="preserve"> evaluation criteria</w:delText>
        </w:r>
      </w:del>
      <w:r w:rsidR="00326E84">
        <w:rPr>
          <w:spacing w:val="-3"/>
        </w:rPr>
        <w:t>.</w:t>
      </w:r>
      <w:ins w:id="522" w:author="Lejla Alic" w:date="2018-12-26T18:52:00Z">
        <w:r w:rsidR="00A64AB2">
          <w:rPr>
            <w:spacing w:val="-3"/>
          </w:rPr>
          <w:t xml:space="preserve"> </w:t>
        </w:r>
      </w:ins>
      <w:bookmarkStart w:id="523" w:name="_GoBack"/>
      <w:bookmarkEnd w:id="523"/>
    </w:p>
    <w:p w14:paraId="31B52027" w14:textId="412600EE" w:rsidR="001A4623" w:rsidRPr="00CA60C8" w:rsidRDefault="00C33957" w:rsidP="00A64AB2">
      <w:pPr>
        <w:pStyle w:val="BodyText"/>
        <w:tabs>
          <w:tab w:val="left" w:pos="7830"/>
        </w:tabs>
        <w:spacing w:line="362" w:lineRule="auto"/>
        <w:ind w:left="993" w:right="970"/>
        <w:jc w:val="both"/>
        <w:rPr>
          <w:spacing w:val="-3"/>
        </w:rPr>
        <w:pPrChange w:id="524" w:author="Lejla Alic" w:date="2018-12-26T18:52:00Z">
          <w:pPr>
            <w:pStyle w:val="BodyText"/>
            <w:spacing w:line="362" w:lineRule="auto"/>
            <w:ind w:right="970"/>
            <w:jc w:val="both"/>
          </w:pPr>
        </w:pPrChange>
      </w:pPr>
      <w:del w:id="525" w:author="Lejla Alic" w:date="2018-12-23T01:08:00Z">
        <w:r w:rsidDel="00C33957">
          <w:rPr>
            <w:spacing w:val="-3"/>
          </w:rPr>
          <w:tab/>
        </w:r>
      </w:del>
      <w:moveFromRangeStart w:id="526" w:author="Lejla Alic" w:date="2018-12-23T01:08:00Z" w:name="move533290622"/>
      <w:moveFrom w:id="527" w:author="Lejla Alic" w:date="2018-12-23T01:08:00Z">
        <w:r w:rsidR="00F226C5" w:rsidDel="00C33957">
          <w:t>In</w:t>
        </w:r>
        <w:r w:rsidR="00F226C5" w:rsidRPr="00F226C5" w:rsidDel="00C33957">
          <w:t xml:space="preserve"> each experiment</w:t>
        </w:r>
        <w:r w:rsidR="00F226C5" w:rsidDel="00C33957">
          <w:t xml:space="preserve"> and for both linear and non-linear SVM, </w:t>
        </w:r>
        <w:r w:rsidR="00F226C5" w:rsidRPr="00F226C5" w:rsidDel="00C33957">
          <w:t xml:space="preserve">the number of features was increased incrementally from single </w:t>
        </w:r>
        <w:r w:rsidR="00F226C5" w:rsidDel="00C33957">
          <w:t>feature</w:t>
        </w:r>
        <w:r w:rsidR="00F226C5" w:rsidRPr="00F226C5" w:rsidDel="00C33957">
          <w:t xml:space="preserve"> to a combination of </w:t>
        </w:r>
        <w:r w:rsidR="00F226C5" w:rsidDel="00C33957">
          <w:t>ten features ranked during the feature selection</w:t>
        </w:r>
        <w:r w:rsidR="00F226C5" w:rsidRPr="00F226C5" w:rsidDel="00C33957">
          <w:t>.</w:t>
        </w:r>
        <w:r w:rsidR="00CA60C8" w:rsidDel="00C33957">
          <w:t xml:space="preserve"> </w:t>
        </w:r>
      </w:moveFrom>
      <w:moveFromRangeEnd w:id="526"/>
      <w:r w:rsidR="00A043A7" w:rsidRPr="00F85862">
        <w:t xml:space="preserve">All </w:t>
      </w:r>
      <w:del w:id="528" w:author="Lejla Alic" w:date="2018-12-23T01:08:00Z">
        <w:r w:rsidR="00A043A7" w:rsidRPr="00F85862" w:rsidDel="00C33957">
          <w:delText xml:space="preserve">the </w:delText>
        </w:r>
      </w:del>
      <w:r w:rsidR="00A043A7" w:rsidRPr="00F85862">
        <w:t xml:space="preserve">experiments were </w:t>
      </w:r>
      <w:r w:rsidR="001A4623">
        <w:t>performed by</w:t>
      </w:r>
      <w:r w:rsidR="00A043A7" w:rsidRPr="00F85862">
        <w:t xml:space="preserve"> </w:t>
      </w:r>
      <w:r w:rsidR="001A4623">
        <w:t xml:space="preserve">an in-house developed software using </w:t>
      </w:r>
      <w:proofErr w:type="spellStart"/>
      <w:r w:rsidR="00A043A7" w:rsidRPr="00F85862">
        <w:t>Matlab</w:t>
      </w:r>
      <w:bookmarkStart w:id="529" w:name="OLE_LINK36"/>
      <w:proofErr w:type="spellEnd"/>
      <w:r w:rsidR="00A043A7" w:rsidRPr="00F85862">
        <w:rPr>
          <w:vertAlign w:val="superscript"/>
        </w:rPr>
        <w:t>®</w:t>
      </w:r>
      <w:bookmarkEnd w:id="529"/>
      <w:r w:rsidR="00A043A7" w:rsidRPr="004B4650">
        <w:rPr>
          <w:sz w:val="24"/>
          <w:szCs w:val="24"/>
        </w:rPr>
        <w:t xml:space="preserve"> </w:t>
      </w:r>
      <w:r w:rsidR="00326E84">
        <w:t>(version 9.2.0</w:t>
      </w:r>
      <w:r w:rsidR="00A043A7" w:rsidRPr="00F85862">
        <w:t xml:space="preserve"> </w:t>
      </w:r>
      <w:proofErr w:type="spellStart"/>
      <w:r w:rsidR="00A043A7" w:rsidRPr="00F85862">
        <w:t>MathWorks</w:t>
      </w:r>
      <w:proofErr w:type="spellEnd"/>
      <w:r w:rsidR="00A043A7" w:rsidRPr="00F85862">
        <w:t xml:space="preserve"> Inc., Natick, Massachusetts, USA)</w:t>
      </w:r>
      <w:r w:rsidR="00925C82">
        <w:t>.</w:t>
      </w:r>
    </w:p>
    <w:p w14:paraId="7A84E0A1" w14:textId="1651EE08" w:rsidR="00C75436" w:rsidRDefault="00C75436" w:rsidP="00BF6168">
      <w:pPr>
        <w:widowControl/>
        <w:autoSpaceDE/>
        <w:autoSpaceDN/>
        <w:adjustRightInd/>
        <w:rPr>
          <w:sz w:val="20"/>
          <w:szCs w:val="20"/>
        </w:rPr>
      </w:pPr>
    </w:p>
    <w:sectPr w:rsidR="00C75436">
      <w:pgSz w:w="12240" w:h="15840"/>
      <w:pgMar w:top="1500" w:right="1720" w:bottom="1940" w:left="1720" w:header="0" w:footer="1745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Lejla Alic" w:date="2018-12-26T18:52:00Z" w:initials="LA">
    <w:p w14:paraId="10F2B7A6" w14:textId="36C8F9F1" w:rsidR="001A6172" w:rsidRPr="00BC3AD6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BC3AD6">
        <w:rPr>
          <w:lang w:val="en-US"/>
        </w:rPr>
        <w:t xml:space="preserve">Demographic … BMI is not demographic … cannot </w:t>
      </w:r>
      <w:r>
        <w:rPr>
          <w:lang w:val="en-US"/>
        </w:rPr>
        <w:t xml:space="preserve">remember how to call it now!! </w:t>
      </w:r>
    </w:p>
  </w:comment>
  <w:comment w:id="21" w:author="Lejla Alic" w:date="2018-12-26T18:52:00Z" w:initials="LA">
    <w:p w14:paraId="643D671D" w14:textId="3A5960FE" w:rsidR="001A6172" w:rsidRPr="00BC3AD6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BC3AD6">
        <w:rPr>
          <w:lang w:val="en-US"/>
        </w:rPr>
        <w:t xml:space="preserve">11? … we only use 4!! </w:t>
      </w:r>
    </w:p>
  </w:comment>
  <w:comment w:id="67" w:author="Lejla Alic" w:date="2018-12-26T18:52:00Z" w:initials="LA">
    <w:p w14:paraId="5821F5A8" w14:textId="184C75A1" w:rsidR="001A6172" w:rsidRPr="00CA7944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CA7944">
        <w:rPr>
          <w:lang w:val="en-US"/>
        </w:rPr>
        <w:t>I don</w:t>
      </w:r>
      <w:r>
        <w:rPr>
          <w:lang w:val="en-US"/>
        </w:rPr>
        <w:t>’</w:t>
      </w:r>
      <w:r w:rsidRPr="00CA7944">
        <w:rPr>
          <w:lang w:val="en-US"/>
        </w:rPr>
        <w:t xml:space="preserve">t see where this conclusion is </w:t>
      </w:r>
      <w:r>
        <w:rPr>
          <w:lang w:val="en-US"/>
        </w:rPr>
        <w:t xml:space="preserve">coming from! </w:t>
      </w:r>
    </w:p>
  </w:comment>
  <w:comment w:id="73" w:author="Lejla Alic" w:date="2018-12-26T18:52:00Z" w:initials="LA">
    <w:p w14:paraId="7BBA156B" w14:textId="74CB150B" w:rsidR="001A6172" w:rsidRPr="00675B15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675B15">
        <w:rPr>
          <w:lang w:val="en-US"/>
        </w:rPr>
        <w:t xml:space="preserve">If you have more references here … it would </w:t>
      </w:r>
      <w:r>
        <w:rPr>
          <w:lang w:val="en-US"/>
        </w:rPr>
        <w:t>be good to add it</w:t>
      </w:r>
    </w:p>
  </w:comment>
  <w:comment w:id="88" w:author="Lejla Alic" w:date="2018-12-26T18:52:00Z" w:initials="LA">
    <w:p w14:paraId="37FDC91E" w14:textId="302969C2" w:rsidR="001A6172" w:rsidRPr="00675B15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675B15">
        <w:rPr>
          <w:lang w:val="en-US"/>
        </w:rPr>
        <w:t>Again, more</w:t>
      </w:r>
      <w:r>
        <w:rPr>
          <w:lang w:val="en-US"/>
        </w:rPr>
        <w:t xml:space="preserve"> </w:t>
      </w:r>
      <w:r w:rsidRPr="00675B15">
        <w:rPr>
          <w:lang w:val="en-US"/>
        </w:rPr>
        <w:t xml:space="preserve">references would be good – just for a share </w:t>
      </w:r>
      <w:r>
        <w:rPr>
          <w:lang w:val="en-US"/>
        </w:rPr>
        <w:t xml:space="preserve">amount of it. </w:t>
      </w:r>
    </w:p>
  </w:comment>
  <w:comment w:id="93" w:author="Lejla Alic" w:date="2018-12-26T18:52:00Z" w:initials="LA">
    <w:p w14:paraId="3FCB0447" w14:textId="48EB5D9A" w:rsidR="001A6172" w:rsidRPr="00675B15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675B15">
        <w:rPr>
          <w:lang w:val="en-US"/>
        </w:rPr>
        <w:t>In Abstract you call it demo</w:t>
      </w:r>
      <w:r>
        <w:rPr>
          <w:lang w:val="en-US"/>
        </w:rPr>
        <w:t xml:space="preserve">graphic … please be consistent! </w:t>
      </w:r>
    </w:p>
  </w:comment>
  <w:comment w:id="103" w:author="Lejla Alic" w:date="2018-12-26T18:52:00Z" w:initials="LA">
    <w:p w14:paraId="05076075" w14:textId="4176304E" w:rsidR="001A6172" w:rsidRPr="00675B15" w:rsidRDefault="001A6172" w:rsidP="00675B15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675B15">
        <w:rPr>
          <w:lang w:val="en-US"/>
        </w:rPr>
        <w:t xml:space="preserve">It is not clear here what </w:t>
      </w:r>
      <w:r>
        <w:rPr>
          <w:lang w:val="en-US"/>
        </w:rPr>
        <w:t xml:space="preserve">are the ‘such techniques’. Actually, techniques are not mentioned yet! </w:t>
      </w:r>
    </w:p>
  </w:comment>
  <w:comment w:id="132" w:author="Lejla Alic" w:date="2018-12-26T18:52:00Z" w:initials="LA">
    <w:p w14:paraId="18898B6D" w14:textId="13577F94" w:rsidR="001A6172" w:rsidRPr="0092256F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2256F">
        <w:rPr>
          <w:lang w:val="en-US"/>
        </w:rPr>
        <w:t xml:space="preserve">If you do not have two </w:t>
      </w:r>
      <w:r>
        <w:rPr>
          <w:lang w:val="en-US"/>
        </w:rPr>
        <w:t xml:space="preserve">separate </w:t>
      </w:r>
      <w:r w:rsidRPr="0092256F">
        <w:rPr>
          <w:lang w:val="en-US"/>
        </w:rPr>
        <w:t>refe</w:t>
      </w:r>
      <w:r>
        <w:rPr>
          <w:lang w:val="en-US"/>
        </w:rPr>
        <w:t xml:space="preserve">rences to support this claim, just use this spot! </w:t>
      </w:r>
    </w:p>
  </w:comment>
  <w:comment w:id="168" w:author="Lejla Alic" w:date="2018-12-26T18:52:00Z" w:initials="LA">
    <w:p w14:paraId="05B0D6A7" w14:textId="3E925B95" w:rsidR="001A6172" w:rsidRPr="00A27AA2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A27AA2">
        <w:rPr>
          <w:lang w:val="en-US"/>
        </w:rPr>
        <w:t>I don</w:t>
      </w:r>
      <w:r>
        <w:rPr>
          <w:lang w:val="en-US"/>
        </w:rPr>
        <w:t>’</w:t>
      </w:r>
      <w:r w:rsidRPr="00A27AA2">
        <w:rPr>
          <w:lang w:val="en-US"/>
        </w:rPr>
        <w:t>t think we need this level of deta</w:t>
      </w:r>
      <w:r>
        <w:rPr>
          <w:lang w:val="en-US"/>
        </w:rPr>
        <w:t>il here.</w:t>
      </w:r>
    </w:p>
  </w:comment>
  <w:comment w:id="162" w:author="Lejla Alic" w:date="2018-12-26T18:52:00Z" w:initials="LA">
    <w:p w14:paraId="07B9BC51" w14:textId="2E5F795C" w:rsidR="001A6172" w:rsidRPr="00A27AA2" w:rsidRDefault="001A6172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A27AA2">
        <w:rPr>
          <w:lang w:val="en-GB"/>
        </w:rPr>
        <w:t xml:space="preserve">Only 2 studies on diagnostics? </w:t>
      </w:r>
      <w:r>
        <w:rPr>
          <w:lang w:val="en-GB"/>
        </w:rPr>
        <w:t xml:space="preserve">If there are more, please add here! </w:t>
      </w:r>
    </w:p>
  </w:comment>
  <w:comment w:id="185" w:author="Lejla Alic" w:date="2018-12-26T18:52:00Z" w:initials="LA">
    <w:p w14:paraId="18A85182" w14:textId="5005077F" w:rsidR="001A6172" w:rsidRPr="00A27AA2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A27AA2">
        <w:rPr>
          <w:lang w:val="en-US"/>
        </w:rPr>
        <w:t xml:space="preserve">Also SAHS? </w:t>
      </w:r>
    </w:p>
  </w:comment>
  <w:comment w:id="238" w:author="Lejla Alic" w:date="2018-12-26T18:52:00Z" w:initials="LA">
    <w:p w14:paraId="227C81F1" w14:textId="5099CE34" w:rsidR="001A6172" w:rsidRPr="00BD4164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BD4164">
        <w:rPr>
          <w:lang w:val="en-US"/>
        </w:rPr>
        <w:t xml:space="preserve">Explain here the drawbacks of balancing. </w:t>
      </w:r>
    </w:p>
  </w:comment>
  <w:comment w:id="239" w:author="Lejla Alic" w:date="2018-12-26T18:52:00Z" w:initials="LA">
    <w:p w14:paraId="4CE6680A" w14:textId="1A05ABB3" w:rsidR="001A6172" w:rsidRDefault="001A6172" w:rsidP="00644367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644367">
        <w:rPr>
          <w:lang w:val="en-GB"/>
        </w:rPr>
        <w:t xml:space="preserve">Is this balancing method? </w:t>
      </w:r>
      <w:r>
        <w:rPr>
          <w:lang w:val="en-GB"/>
        </w:rPr>
        <w:t xml:space="preserve"> </w:t>
      </w:r>
    </w:p>
    <w:p w14:paraId="0246707E" w14:textId="590167FC" w:rsidR="001A6172" w:rsidRDefault="001A6172" w:rsidP="00644367">
      <w:pPr>
        <w:pStyle w:val="CommentText"/>
        <w:rPr>
          <w:lang w:val="en-GB"/>
        </w:rPr>
      </w:pPr>
      <w:r>
        <w:rPr>
          <w:lang w:val="en-GB"/>
        </w:rPr>
        <w:t>YES: then it go before explanation why we think it is a bad idea to use balancing</w:t>
      </w:r>
    </w:p>
    <w:p w14:paraId="4C08B923" w14:textId="47CCE3A3" w:rsidR="001A6172" w:rsidRPr="00644367" w:rsidRDefault="001A6172" w:rsidP="00644367">
      <w:pPr>
        <w:pStyle w:val="CommentText"/>
        <w:rPr>
          <w:lang w:val="en-GB"/>
        </w:rPr>
      </w:pPr>
      <w:r>
        <w:rPr>
          <w:lang w:val="en-GB"/>
        </w:rPr>
        <w:t>NO: then we need to explain why this method is not OK</w:t>
      </w:r>
    </w:p>
  </w:comment>
  <w:comment w:id="261" w:author="Lejla Alic" w:date="2018-12-26T18:52:00Z" w:initials="LA">
    <w:p w14:paraId="5D5C0B58" w14:textId="721DED37" w:rsidR="001A6172" w:rsidRPr="0003302D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03302D">
        <w:rPr>
          <w:lang w:val="en-US"/>
        </w:rPr>
        <w:t xml:space="preserve">I don’t </w:t>
      </w:r>
      <w:r>
        <w:rPr>
          <w:lang w:val="en-US"/>
        </w:rPr>
        <w:t>think</w:t>
      </w:r>
      <w:r w:rsidRPr="0003302D">
        <w:rPr>
          <w:lang w:val="en-US"/>
        </w:rPr>
        <w:t xml:space="preserve"> we need this here … this is</w:t>
      </w:r>
      <w:r>
        <w:rPr>
          <w:lang w:val="en-US"/>
        </w:rPr>
        <w:t xml:space="preserve"> more for the conclusion in my opinion! </w:t>
      </w:r>
    </w:p>
  </w:comment>
  <w:comment w:id="263" w:author="Lejla Alic" w:date="2018-12-26T18:52:00Z" w:initials="LA">
    <w:p w14:paraId="06E327B0" w14:textId="77777777" w:rsidR="001A6172" w:rsidRDefault="001A6172">
      <w:pPr>
        <w:pStyle w:val="CommentText"/>
        <w:rPr>
          <w:lang w:val="en-GB"/>
        </w:rPr>
      </w:pPr>
      <w:r w:rsidRPr="0092256F">
        <w:rPr>
          <w:rStyle w:val="CommentReference"/>
          <w:lang w:val="en-GB"/>
        </w:rPr>
        <w:annotationRef/>
      </w:r>
      <w:r w:rsidRPr="0092256F">
        <w:rPr>
          <w:lang w:val="en-GB"/>
        </w:rPr>
        <w:t>Is this</w:t>
      </w:r>
      <w:r>
        <w:rPr>
          <w:lang w:val="en-GB"/>
        </w:rPr>
        <w:t xml:space="preserve"> a right way to use reference in IEEE </w:t>
      </w:r>
      <w:proofErr w:type="spellStart"/>
      <w:r>
        <w:rPr>
          <w:lang w:val="en-GB"/>
        </w:rPr>
        <w:t>templat</w:t>
      </w:r>
      <w:proofErr w:type="spellEnd"/>
    </w:p>
    <w:p w14:paraId="7A003D48" w14:textId="77777777" w:rsidR="001A6172" w:rsidRDefault="001A6172">
      <w:pPr>
        <w:pStyle w:val="CommentText"/>
        <w:rPr>
          <w:lang w:val="en-GB"/>
        </w:rPr>
      </w:pPr>
    </w:p>
    <w:p w14:paraId="2EAEA3E9" w14:textId="53763C9D" w:rsidR="001A6172" w:rsidRPr="0092256F" w:rsidRDefault="001A6172">
      <w:pPr>
        <w:pStyle w:val="CommentText"/>
        <w:rPr>
          <w:lang w:val="en-GB"/>
        </w:rPr>
      </w:pPr>
      <w:r>
        <w:rPr>
          <w:lang w:val="en-GB"/>
        </w:rPr>
        <w:t xml:space="preserve"> [],  []  instead of [.. , ..]</w:t>
      </w:r>
    </w:p>
  </w:comment>
  <w:comment w:id="268" w:author="Lejla Alic" w:date="2018-12-26T18:52:00Z" w:initials="LA">
    <w:p w14:paraId="3A8AC199" w14:textId="752ED52D" w:rsidR="001A6172" w:rsidRPr="0003302D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03302D">
        <w:rPr>
          <w:lang w:val="en-US"/>
        </w:rPr>
        <w:t>?</w:t>
      </w:r>
    </w:p>
    <w:p w14:paraId="5DA3EFAE" w14:textId="5F96953F" w:rsidR="001A6172" w:rsidRPr="0003302D" w:rsidRDefault="001A6172">
      <w:pPr>
        <w:pStyle w:val="CommentText"/>
        <w:rPr>
          <w:lang w:val="en-US"/>
        </w:rPr>
      </w:pPr>
      <w:r w:rsidRPr="0003302D">
        <w:rPr>
          <w:lang w:val="en-US"/>
        </w:rPr>
        <w:t xml:space="preserve">Not sure though! </w:t>
      </w:r>
    </w:p>
  </w:comment>
  <w:comment w:id="278" w:author="Lejla Alic" w:date="2018-12-26T18:52:00Z" w:initials="LA">
    <w:p w14:paraId="2EE87D09" w14:textId="7E98CFB2" w:rsidR="001A6172" w:rsidRPr="0003302D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03302D">
        <w:rPr>
          <w:lang w:val="en-US"/>
        </w:rPr>
        <w:t xml:space="preserve">This should go to Introduction – the spot where </w:t>
      </w:r>
      <w:r>
        <w:rPr>
          <w:lang w:val="en-US"/>
        </w:rPr>
        <w:t xml:space="preserve">you introduce OGTT! </w:t>
      </w:r>
    </w:p>
  </w:comment>
  <w:comment w:id="309" w:author="Lejla Alic" w:date="2018-12-26T18:52:00Z" w:initials="LA">
    <w:p w14:paraId="337EBEC3" w14:textId="77777777" w:rsidR="001A6172" w:rsidRDefault="001A6172" w:rsidP="0092256F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  <w:p w14:paraId="6EC07CB4" w14:textId="2068FDB5" w:rsidR="001A6172" w:rsidRPr="0092256F" w:rsidRDefault="001A6172" w:rsidP="0092256F">
      <w:pPr>
        <w:pStyle w:val="CommentText"/>
        <w:rPr>
          <w:lang w:val="en-US"/>
        </w:rPr>
      </w:pPr>
      <w:r w:rsidRPr="00FC074E">
        <w:rPr>
          <w:lang w:val="en-US"/>
        </w:rPr>
        <w:t xml:space="preserve">Shift legend </w:t>
      </w:r>
      <w:r w:rsidRPr="00FC074E">
        <w:rPr>
          <w:lang w:val="en-GB"/>
        </w:rPr>
        <w:t>to upper left corner</w:t>
      </w:r>
    </w:p>
    <w:p w14:paraId="1C5E7ADB" w14:textId="77777777" w:rsidR="001A6172" w:rsidRPr="0003302D" w:rsidRDefault="001A6172" w:rsidP="0092256F">
      <w:pPr>
        <w:pStyle w:val="CommentText"/>
        <w:rPr>
          <w:lang w:val="en-US"/>
        </w:rPr>
      </w:pPr>
    </w:p>
    <w:p w14:paraId="77E3BE40" w14:textId="77777777" w:rsidR="001A6172" w:rsidRPr="00BC3AD6" w:rsidRDefault="001A6172" w:rsidP="0092256F">
      <w:pPr>
        <w:pStyle w:val="CommentText"/>
        <w:rPr>
          <w:lang w:val="fr-FR"/>
        </w:rPr>
      </w:pPr>
      <w:proofErr w:type="spellStart"/>
      <w:r w:rsidRPr="00BC3AD6">
        <w:rPr>
          <w:lang w:val="fr-FR"/>
        </w:rPr>
        <w:t>Widen</w:t>
      </w:r>
      <w:proofErr w:type="spellEnd"/>
      <w:r w:rsidRPr="00BC3AD6">
        <w:rPr>
          <w:lang w:val="fr-FR"/>
        </w:rPr>
        <w:t xml:space="preserve"> y- axis </w:t>
      </w:r>
      <w:proofErr w:type="spellStart"/>
      <w:r w:rsidRPr="00BC3AD6">
        <w:rPr>
          <w:lang w:val="fr-FR"/>
        </w:rPr>
        <w:t>e.g</w:t>
      </w:r>
      <w:proofErr w:type="spellEnd"/>
      <w:r w:rsidRPr="00BC3AD6">
        <w:rPr>
          <w:lang w:val="fr-FR"/>
        </w:rPr>
        <w:t xml:space="preserve">. </w:t>
      </w:r>
    </w:p>
    <w:p w14:paraId="325AB5E1" w14:textId="770694AF" w:rsidR="001A6172" w:rsidRPr="0003302D" w:rsidRDefault="001A6172" w:rsidP="0092256F">
      <w:pPr>
        <w:pStyle w:val="CommentText"/>
        <w:rPr>
          <w:lang w:val="en-US"/>
        </w:rPr>
      </w:pPr>
      <w:r w:rsidRPr="0003302D">
        <w:rPr>
          <w:lang w:val="en-US"/>
        </w:rPr>
        <w:t>[-5, max(all data) + 5]</w:t>
      </w:r>
    </w:p>
  </w:comment>
  <w:comment w:id="313" w:author="Lejla Alic" w:date="2018-12-26T18:52:00Z" w:initials="LA">
    <w:p w14:paraId="24F3D96A" w14:textId="3465E1AB" w:rsidR="001A6172" w:rsidRPr="00C75436" w:rsidRDefault="001A6172" w:rsidP="00C75436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>
        <w:rPr>
          <w:lang w:val="en-GB"/>
        </w:rPr>
        <w:t xml:space="preserve">SVM is already </w:t>
      </w:r>
      <w:r w:rsidRPr="00C75436">
        <w:rPr>
          <w:lang w:val="en-GB"/>
        </w:rPr>
        <w:t xml:space="preserve">supervised </w:t>
      </w:r>
      <w:r>
        <w:rPr>
          <w:lang w:val="en-GB"/>
        </w:rPr>
        <w:t xml:space="preserve">… no need to overemphasize </w:t>
      </w:r>
    </w:p>
  </w:comment>
  <w:comment w:id="378" w:author="Lejla Alic" w:date="2018-12-26T18:52:00Z" w:initials="LA">
    <w:p w14:paraId="69E941BD" w14:textId="77777777" w:rsidR="00D462D2" w:rsidRDefault="00204296" w:rsidP="00D462D2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  <w:p w14:paraId="4E2A1ADA" w14:textId="5E22EEFD" w:rsidR="00D462D2" w:rsidRPr="00204296" w:rsidRDefault="00204296" w:rsidP="00D462D2">
      <w:pPr>
        <w:pStyle w:val="CommentText"/>
        <w:rPr>
          <w:lang w:val="en-US"/>
        </w:rPr>
      </w:pPr>
      <w:r w:rsidRPr="00204296">
        <w:rPr>
          <w:lang w:val="en-US"/>
        </w:rPr>
        <w:t xml:space="preserve">Three or two – in Fig. </w:t>
      </w:r>
      <w:r>
        <w:rPr>
          <w:lang w:val="en-US"/>
        </w:rPr>
        <w:t>1 there are only 2: HOME-IR and Matsu</w:t>
      </w:r>
      <w:r w:rsidR="00D462D2">
        <w:rPr>
          <w:lang w:val="en-US"/>
        </w:rPr>
        <w:t xml:space="preserve">da! Am I mistaking? </w:t>
      </w:r>
    </w:p>
  </w:comment>
  <w:comment w:id="379" w:author="Lejla Alic" w:date="2018-12-26T18:52:00Z" w:initials="LA">
    <w:p w14:paraId="366B571F" w14:textId="04BCAD92" w:rsidR="001A6172" w:rsidRPr="00D039D5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D039D5">
        <w:rPr>
          <w:lang w:val="en-US"/>
        </w:rPr>
        <w:t>Which time in</w:t>
      </w:r>
      <w:r>
        <w:rPr>
          <w:lang w:val="en-US"/>
        </w:rPr>
        <w:t xml:space="preserve">terval do we use here? </w:t>
      </w:r>
    </w:p>
  </w:comment>
  <w:comment w:id="380" w:author="Lejla Alic" w:date="2018-12-26T18:52:00Z" w:initials="LA">
    <w:p w14:paraId="7E161B44" w14:textId="2462FEFC" w:rsidR="001A6172" w:rsidRPr="00D039D5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D039D5">
        <w:rPr>
          <w:lang w:val="en-US"/>
        </w:rPr>
        <w:t>You need to define how in wo</w:t>
      </w:r>
      <w:r>
        <w:rPr>
          <w:lang w:val="en-US"/>
        </w:rPr>
        <w:t xml:space="preserve">rds or as an equation! </w:t>
      </w:r>
    </w:p>
  </w:comment>
  <w:comment w:id="394" w:author="Lejla Alic" w:date="2018-12-26T18:52:00Z" w:initials="LA">
    <w:p w14:paraId="49B16DFA" w14:textId="77777777" w:rsidR="001A6172" w:rsidRDefault="001A6172" w:rsidP="00364D6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D039D5">
        <w:rPr>
          <w:lang w:val="en-US"/>
        </w:rPr>
        <w:t xml:space="preserve">If this is true, why then this </w:t>
      </w:r>
      <w:r>
        <w:rPr>
          <w:lang w:val="en-US"/>
        </w:rPr>
        <w:t>study! We have two choices here:</w:t>
      </w:r>
    </w:p>
    <w:p w14:paraId="160CBE14" w14:textId="77777777" w:rsidR="001A6172" w:rsidRDefault="001A6172" w:rsidP="00364D6A">
      <w:pPr>
        <w:pStyle w:val="Comment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Delete whole sentence in case you already have mentioned reference 9 and 12</w:t>
      </w:r>
    </w:p>
    <w:p w14:paraId="584B9EDD" w14:textId="21501356" w:rsidR="001A6172" w:rsidRPr="00D039D5" w:rsidRDefault="001A6172" w:rsidP="00364D6A">
      <w:pPr>
        <w:pStyle w:val="CommentTex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Provide neutral statement …’have been used previously to evaluate efficacy of …’</w:t>
      </w:r>
    </w:p>
  </w:comment>
  <w:comment w:id="398" w:author="Lejla Alic" w:date="2018-12-26T18:52:00Z" w:initials="LA">
    <w:p w14:paraId="471E4066" w14:textId="2A1CB8E4" w:rsidR="0093663C" w:rsidRPr="0093663C" w:rsidRDefault="0093663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3663C">
        <w:rPr>
          <w:lang w:val="en-US"/>
        </w:rPr>
        <w:t xml:space="preserve">Or whatever we decide to all it! </w:t>
      </w:r>
    </w:p>
  </w:comment>
  <w:comment w:id="396" w:author="Lejla Alic" w:date="2018-12-26T18:52:00Z" w:initials="LA">
    <w:p w14:paraId="31C4C685" w14:textId="25AF3DC3" w:rsidR="0093663C" w:rsidRPr="0093663C" w:rsidRDefault="0093663C" w:rsidP="0093663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93663C">
        <w:rPr>
          <w:lang w:val="en-US"/>
        </w:rPr>
        <w:t xml:space="preserve">This make 62 features in total. </w:t>
      </w:r>
    </w:p>
  </w:comment>
  <w:comment w:id="416" w:author="Lejla Alic" w:date="2018-12-26T18:52:00Z" w:initials="LA">
    <w:p w14:paraId="52BD27A8" w14:textId="6DE0214D" w:rsidR="001A6172" w:rsidRPr="00B53E30" w:rsidRDefault="001A61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B53E30">
        <w:rPr>
          <w:lang w:val="en-US"/>
        </w:rPr>
        <w:t>Is there any other correlation than mutu</w:t>
      </w:r>
      <w:r>
        <w:rPr>
          <w:lang w:val="en-US"/>
        </w:rPr>
        <w:t xml:space="preserve">al? </w:t>
      </w:r>
    </w:p>
  </w:comment>
  <w:comment w:id="431" w:author="Lejla Alic" w:date="2018-12-26T18:52:00Z" w:initials="LA">
    <w:p w14:paraId="77E4FDA1" w14:textId="6F0C45B8" w:rsidR="005545E9" w:rsidRDefault="005545E9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545E9">
        <w:rPr>
          <w:lang w:val="en-US"/>
        </w:rPr>
        <w:t>Mutual correlation – is there any o</w:t>
      </w:r>
      <w:r>
        <w:rPr>
          <w:lang w:val="en-US"/>
        </w:rPr>
        <w:t xml:space="preserve">ther correlation than mutual? </w:t>
      </w:r>
    </w:p>
    <w:p w14:paraId="44DB979C" w14:textId="77777777" w:rsidR="005545E9" w:rsidRDefault="005545E9">
      <w:pPr>
        <w:pStyle w:val="CommentText"/>
        <w:rPr>
          <w:lang w:val="en-US"/>
        </w:rPr>
      </w:pPr>
    </w:p>
    <w:p w14:paraId="37540793" w14:textId="0995BA75" w:rsidR="005545E9" w:rsidRPr="005545E9" w:rsidRDefault="005545E9">
      <w:pPr>
        <w:pStyle w:val="CommentText"/>
        <w:rPr>
          <w:lang w:val="en-US"/>
        </w:rPr>
      </w:pPr>
      <w:r>
        <w:rPr>
          <w:lang w:val="en-US"/>
        </w:rPr>
        <w:t xml:space="preserve">There is mutual information and correlation … which one do you mean here? </w:t>
      </w:r>
    </w:p>
  </w:comment>
  <w:comment w:id="448" w:author="Lejla Alic" w:date="2018-12-26T18:52:00Z" w:initials="LA">
    <w:p w14:paraId="56B20E10" w14:textId="072DFE0B" w:rsidR="00B06E34" w:rsidRPr="00C6200B" w:rsidRDefault="00B06E3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C6200B">
        <w:rPr>
          <w:lang w:val="en-US"/>
        </w:rPr>
        <w:t xml:space="preserve">Is this right? </w:t>
      </w:r>
      <w:r w:rsidR="00C6200B" w:rsidRPr="00C6200B">
        <w:rPr>
          <w:lang w:val="en-US"/>
        </w:rPr>
        <w:t xml:space="preserve">BTW abstract mentions 1496! </w:t>
      </w:r>
    </w:p>
  </w:comment>
  <w:comment w:id="460" w:author="Lejla Alic" w:date="2018-12-26T18:52:00Z" w:initials="LA">
    <w:p w14:paraId="3A193398" w14:textId="76C12C33" w:rsidR="00A64AB2" w:rsidRDefault="00A64AB2">
      <w:pPr>
        <w:pStyle w:val="CommentText"/>
      </w:pPr>
      <w:r>
        <w:rPr>
          <w:rStyle w:val="CommentReference"/>
        </w:rPr>
        <w:annotationRef/>
      </w:r>
      <w:r>
        <w:t xml:space="preserve">I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? 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254554" w14:textId="77777777" w:rsidR="001A6172" w:rsidRDefault="001A6172">
      <w:r>
        <w:separator/>
      </w:r>
    </w:p>
  </w:endnote>
  <w:endnote w:type="continuationSeparator" w:id="0">
    <w:p w14:paraId="7324B72D" w14:textId="77777777" w:rsidR="001A6172" w:rsidRDefault="001A6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D00830" w14:textId="6845FD9A" w:rsidR="001A6172" w:rsidRDefault="001A6172">
    <w:pPr>
      <w:pStyle w:val="BodyText"/>
      <w:kinsoku w:val="0"/>
      <w:overflowPunct w:val="0"/>
      <w:spacing w:line="14" w:lineRule="auto"/>
      <w:ind w:left="0"/>
      <w:rPr>
        <w:sz w:val="19"/>
        <w:szCs w:val="19"/>
      </w:rPr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57728" behindDoc="1" locked="0" layoutInCell="0" allowOverlap="1" wp14:anchorId="4D7B7CEF" wp14:editId="2EB170ED">
              <wp:simplePos x="0" y="0"/>
              <wp:positionH relativeFrom="page">
                <wp:posOffset>3792855</wp:posOffset>
              </wp:positionH>
              <wp:positionV relativeFrom="page">
                <wp:posOffset>8810625</wp:posOffset>
              </wp:positionV>
              <wp:extent cx="177800" cy="15240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E9DEF" w14:textId="749BE3F3" w:rsidR="001A6172" w:rsidRDefault="001A6172">
                          <w:pPr>
                            <w:pStyle w:val="BodyText"/>
                            <w:kinsoku w:val="0"/>
                            <w:overflowPunct w:val="0"/>
                            <w:spacing w:line="221" w:lineRule="exact"/>
                            <w:ind w:left="4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 w:rsidR="00A64AB2">
                            <w:rPr>
                              <w:noProof/>
                              <w:w w:val="99"/>
                            </w:rPr>
                            <w:t>10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8.65pt;margin-top:693.75pt;width:14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" o:allowincell="f" filled="f" stroked="f">
              <v:textbox inset="0,0,0,0">
                <w:txbxContent>
                  <w:p w14:paraId="637E9DEF" w14:textId="749BE3F3" w:rsidR="001A6172" w:rsidRDefault="001A6172">
                    <w:pPr>
                      <w:pStyle w:val="BodyText"/>
                      <w:kinsoku w:val="0"/>
                      <w:overflowPunct w:val="0"/>
                      <w:spacing w:line="221" w:lineRule="exact"/>
                      <w:ind w:left="4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 w:rsidR="00A64AB2">
                      <w:rPr>
                        <w:noProof/>
                        <w:w w:val="99"/>
                      </w:rPr>
                      <w:t>10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4ABD1C" w14:textId="77777777" w:rsidR="001A6172" w:rsidRDefault="001A6172">
      <w:r>
        <w:separator/>
      </w:r>
    </w:p>
  </w:footnote>
  <w:footnote w:type="continuationSeparator" w:id="0">
    <w:p w14:paraId="7D431776" w14:textId="77777777" w:rsidR="001A6172" w:rsidRDefault="001A6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402"/>
    <w:multiLevelType w:val="multilevel"/>
    <w:tmpl w:val="00000885"/>
    <w:lvl w:ilvl="0">
      <w:start w:val="1"/>
      <w:numFmt w:val="decimal"/>
      <w:lvlText w:val="%1"/>
      <w:lvlJc w:val="left"/>
      <w:pPr>
        <w:ind w:left="1385" w:hanging="431"/>
      </w:pPr>
      <w:rPr>
        <w:rFonts w:ascii="Times New Roman" w:hAnsi="Times New Roman" w:cs="Times New Roman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1493" w:hanging="538"/>
      </w:pPr>
      <w:rPr>
        <w:rFonts w:ascii="Times New Roman" w:hAnsi="Times New Roman" w:cs="Times New Roman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311" w:hanging="538"/>
      </w:pPr>
    </w:lvl>
    <w:lvl w:ilvl="3">
      <w:numFmt w:val="bullet"/>
      <w:lvlText w:val="•"/>
      <w:lvlJc w:val="left"/>
      <w:pPr>
        <w:ind w:left="3122" w:hanging="538"/>
      </w:pPr>
    </w:lvl>
    <w:lvl w:ilvl="4">
      <w:numFmt w:val="bullet"/>
      <w:lvlText w:val="•"/>
      <w:lvlJc w:val="left"/>
      <w:pPr>
        <w:ind w:left="3933" w:hanging="538"/>
      </w:pPr>
    </w:lvl>
    <w:lvl w:ilvl="5">
      <w:numFmt w:val="bullet"/>
      <w:lvlText w:val="•"/>
      <w:lvlJc w:val="left"/>
      <w:pPr>
        <w:ind w:left="4744" w:hanging="538"/>
      </w:pPr>
    </w:lvl>
    <w:lvl w:ilvl="6">
      <w:numFmt w:val="bullet"/>
      <w:lvlText w:val="•"/>
      <w:lvlJc w:val="left"/>
      <w:pPr>
        <w:ind w:left="5555" w:hanging="538"/>
      </w:pPr>
    </w:lvl>
    <w:lvl w:ilvl="7">
      <w:numFmt w:val="bullet"/>
      <w:lvlText w:val="•"/>
      <w:lvlJc w:val="left"/>
      <w:pPr>
        <w:ind w:left="6366" w:hanging="538"/>
      </w:pPr>
    </w:lvl>
    <w:lvl w:ilvl="8">
      <w:numFmt w:val="bullet"/>
      <w:lvlText w:val="•"/>
      <w:lvlJc w:val="left"/>
      <w:pPr>
        <w:ind w:left="7177" w:hanging="538"/>
      </w:pPr>
    </w:lvl>
  </w:abstractNum>
  <w:abstractNum w:abstractNumId="1">
    <w:nsid w:val="00000403"/>
    <w:multiLevelType w:val="multilevel"/>
    <w:tmpl w:val="00000886"/>
    <w:lvl w:ilvl="0">
      <w:start w:val="4"/>
      <w:numFmt w:val="decimal"/>
      <w:lvlText w:val="%1"/>
      <w:lvlJc w:val="left"/>
      <w:pPr>
        <w:ind w:left="4293" w:hanging="675"/>
      </w:pPr>
      <w:rPr>
        <w:rFonts w:ascii="Times New Roman" w:hAnsi="Times New Roman" w:cs="Times New Roman"/>
        <w:b w:val="0"/>
        <w:bCs w:val="0"/>
        <w:w w:val="99"/>
        <w:sz w:val="20"/>
        <w:szCs w:val="20"/>
      </w:rPr>
    </w:lvl>
    <w:lvl w:ilvl="1">
      <w:numFmt w:val="bullet"/>
      <w:lvlText w:val="•"/>
      <w:lvlJc w:val="left"/>
      <w:pPr>
        <w:ind w:left="4750" w:hanging="675"/>
      </w:pPr>
    </w:lvl>
    <w:lvl w:ilvl="2">
      <w:numFmt w:val="bullet"/>
      <w:lvlText w:val="•"/>
      <w:lvlJc w:val="left"/>
      <w:pPr>
        <w:ind w:left="5200" w:hanging="675"/>
      </w:pPr>
    </w:lvl>
    <w:lvl w:ilvl="3">
      <w:numFmt w:val="bullet"/>
      <w:lvlText w:val="•"/>
      <w:lvlJc w:val="left"/>
      <w:pPr>
        <w:ind w:left="5650" w:hanging="675"/>
      </w:pPr>
    </w:lvl>
    <w:lvl w:ilvl="4">
      <w:numFmt w:val="bullet"/>
      <w:lvlText w:val="•"/>
      <w:lvlJc w:val="left"/>
      <w:pPr>
        <w:ind w:left="6100" w:hanging="675"/>
      </w:pPr>
    </w:lvl>
    <w:lvl w:ilvl="5">
      <w:numFmt w:val="bullet"/>
      <w:lvlText w:val="•"/>
      <w:lvlJc w:val="left"/>
      <w:pPr>
        <w:ind w:left="6550" w:hanging="675"/>
      </w:pPr>
    </w:lvl>
    <w:lvl w:ilvl="6">
      <w:numFmt w:val="bullet"/>
      <w:lvlText w:val="•"/>
      <w:lvlJc w:val="left"/>
      <w:pPr>
        <w:ind w:left="7000" w:hanging="675"/>
      </w:pPr>
    </w:lvl>
    <w:lvl w:ilvl="7">
      <w:numFmt w:val="bullet"/>
      <w:lvlText w:val="•"/>
      <w:lvlJc w:val="left"/>
      <w:pPr>
        <w:ind w:left="7450" w:hanging="675"/>
      </w:pPr>
    </w:lvl>
    <w:lvl w:ilvl="8">
      <w:numFmt w:val="bullet"/>
      <w:lvlText w:val="•"/>
      <w:lvlJc w:val="left"/>
      <w:pPr>
        <w:ind w:left="7900" w:hanging="675"/>
      </w:pPr>
    </w:lvl>
  </w:abstractNum>
  <w:abstractNum w:abstractNumId="2">
    <w:nsid w:val="00000404"/>
    <w:multiLevelType w:val="multilevel"/>
    <w:tmpl w:val="00000887"/>
    <w:lvl w:ilvl="0">
      <w:start w:val="3"/>
      <w:numFmt w:val="decimal"/>
      <w:lvlText w:val="%1"/>
      <w:lvlJc w:val="left"/>
      <w:pPr>
        <w:ind w:left="1385" w:hanging="431"/>
      </w:pPr>
      <w:rPr>
        <w:rFonts w:ascii="Times New Roman" w:hAnsi="Times New Roman" w:cs="Times New Roman"/>
        <w:b/>
        <w:bCs/>
        <w:w w:val="102"/>
        <w:sz w:val="28"/>
        <w:szCs w:val="28"/>
      </w:rPr>
    </w:lvl>
    <w:lvl w:ilvl="1">
      <w:numFmt w:val="bullet"/>
      <w:lvlText w:val="•"/>
      <w:lvlJc w:val="left"/>
      <w:pPr>
        <w:ind w:left="2122" w:hanging="431"/>
      </w:pPr>
    </w:lvl>
    <w:lvl w:ilvl="2">
      <w:numFmt w:val="bullet"/>
      <w:lvlText w:val="•"/>
      <w:lvlJc w:val="left"/>
      <w:pPr>
        <w:ind w:left="2864" w:hanging="431"/>
      </w:pPr>
    </w:lvl>
    <w:lvl w:ilvl="3">
      <w:numFmt w:val="bullet"/>
      <w:lvlText w:val="•"/>
      <w:lvlJc w:val="left"/>
      <w:pPr>
        <w:ind w:left="3606" w:hanging="431"/>
      </w:pPr>
    </w:lvl>
    <w:lvl w:ilvl="4">
      <w:numFmt w:val="bullet"/>
      <w:lvlText w:val="•"/>
      <w:lvlJc w:val="left"/>
      <w:pPr>
        <w:ind w:left="4348" w:hanging="431"/>
      </w:pPr>
    </w:lvl>
    <w:lvl w:ilvl="5">
      <w:numFmt w:val="bullet"/>
      <w:lvlText w:val="•"/>
      <w:lvlJc w:val="left"/>
      <w:pPr>
        <w:ind w:left="5090" w:hanging="431"/>
      </w:pPr>
    </w:lvl>
    <w:lvl w:ilvl="6">
      <w:numFmt w:val="bullet"/>
      <w:lvlText w:val="•"/>
      <w:lvlJc w:val="left"/>
      <w:pPr>
        <w:ind w:left="5832" w:hanging="431"/>
      </w:pPr>
    </w:lvl>
    <w:lvl w:ilvl="7">
      <w:numFmt w:val="bullet"/>
      <w:lvlText w:val="•"/>
      <w:lvlJc w:val="left"/>
      <w:pPr>
        <w:ind w:left="6574" w:hanging="431"/>
      </w:pPr>
    </w:lvl>
    <w:lvl w:ilvl="8">
      <w:numFmt w:val="bullet"/>
      <w:lvlText w:val="•"/>
      <w:lvlJc w:val="left"/>
      <w:pPr>
        <w:ind w:left="7316" w:hanging="431"/>
      </w:pPr>
    </w:lvl>
  </w:abstractNum>
  <w:abstractNum w:abstractNumId="3">
    <w:nsid w:val="0D3739C8"/>
    <w:multiLevelType w:val="hybridMultilevel"/>
    <w:tmpl w:val="FCB8EC30"/>
    <w:lvl w:ilvl="0" w:tplc="23B2AA20">
      <w:start w:val="1"/>
      <w:numFmt w:val="decimal"/>
      <w:lvlText w:val="%1."/>
      <w:lvlJc w:val="left"/>
      <w:pPr>
        <w:ind w:left="1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33" w:hanging="360"/>
      </w:pPr>
    </w:lvl>
    <w:lvl w:ilvl="2" w:tplc="0409001B" w:tentative="1">
      <w:start w:val="1"/>
      <w:numFmt w:val="lowerRoman"/>
      <w:lvlText w:val="%3."/>
      <w:lvlJc w:val="right"/>
      <w:pPr>
        <w:ind w:left="3053" w:hanging="180"/>
      </w:pPr>
    </w:lvl>
    <w:lvl w:ilvl="3" w:tplc="0409000F" w:tentative="1">
      <w:start w:val="1"/>
      <w:numFmt w:val="decimal"/>
      <w:lvlText w:val="%4."/>
      <w:lvlJc w:val="left"/>
      <w:pPr>
        <w:ind w:left="3773" w:hanging="360"/>
      </w:pPr>
    </w:lvl>
    <w:lvl w:ilvl="4" w:tplc="04090019" w:tentative="1">
      <w:start w:val="1"/>
      <w:numFmt w:val="lowerLetter"/>
      <w:lvlText w:val="%5."/>
      <w:lvlJc w:val="left"/>
      <w:pPr>
        <w:ind w:left="4493" w:hanging="360"/>
      </w:pPr>
    </w:lvl>
    <w:lvl w:ilvl="5" w:tplc="0409001B" w:tentative="1">
      <w:start w:val="1"/>
      <w:numFmt w:val="lowerRoman"/>
      <w:lvlText w:val="%6."/>
      <w:lvlJc w:val="right"/>
      <w:pPr>
        <w:ind w:left="5213" w:hanging="180"/>
      </w:pPr>
    </w:lvl>
    <w:lvl w:ilvl="6" w:tplc="0409000F" w:tentative="1">
      <w:start w:val="1"/>
      <w:numFmt w:val="decimal"/>
      <w:lvlText w:val="%7."/>
      <w:lvlJc w:val="left"/>
      <w:pPr>
        <w:ind w:left="5933" w:hanging="360"/>
      </w:pPr>
    </w:lvl>
    <w:lvl w:ilvl="7" w:tplc="04090019" w:tentative="1">
      <w:start w:val="1"/>
      <w:numFmt w:val="lowerLetter"/>
      <w:lvlText w:val="%8."/>
      <w:lvlJc w:val="left"/>
      <w:pPr>
        <w:ind w:left="6653" w:hanging="360"/>
      </w:pPr>
    </w:lvl>
    <w:lvl w:ilvl="8" w:tplc="0409001B" w:tentative="1">
      <w:start w:val="1"/>
      <w:numFmt w:val="lowerRoman"/>
      <w:lvlText w:val="%9."/>
      <w:lvlJc w:val="right"/>
      <w:pPr>
        <w:ind w:left="7373" w:hanging="180"/>
      </w:pPr>
    </w:lvl>
  </w:abstractNum>
  <w:abstractNum w:abstractNumId="4">
    <w:nsid w:val="25793BD1"/>
    <w:multiLevelType w:val="hybridMultilevel"/>
    <w:tmpl w:val="C47EB88A"/>
    <w:lvl w:ilvl="0" w:tplc="CEC292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C2350"/>
    <w:multiLevelType w:val="hybridMultilevel"/>
    <w:tmpl w:val="F19C8D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D53873"/>
    <w:multiLevelType w:val="hybridMultilevel"/>
    <w:tmpl w:val="81307C2C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D571FB"/>
    <w:multiLevelType w:val="hybridMultilevel"/>
    <w:tmpl w:val="3724DB18"/>
    <w:lvl w:ilvl="0" w:tplc="D7C416B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>
    <w:nsid w:val="44F05F5A"/>
    <w:multiLevelType w:val="multilevel"/>
    <w:tmpl w:val="2842DB5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16" w:hanging="1800"/>
      </w:pPr>
      <w:rPr>
        <w:rFonts w:hint="default"/>
      </w:rPr>
    </w:lvl>
  </w:abstractNum>
  <w:abstractNum w:abstractNumId="9">
    <w:nsid w:val="58591B50"/>
    <w:multiLevelType w:val="hybridMultilevel"/>
    <w:tmpl w:val="12F005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2368A8"/>
    <w:multiLevelType w:val="hybridMultilevel"/>
    <w:tmpl w:val="6B3681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5"/>
  </w:num>
  <w:num w:numId="6">
    <w:abstractNumId w:val="8"/>
  </w:num>
  <w:num w:numId="7">
    <w:abstractNumId w:val="3"/>
  </w:num>
  <w:num w:numId="8">
    <w:abstractNumId w:val="10"/>
  </w:num>
  <w:num w:numId="9">
    <w:abstractNumId w:val="9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/>
  <w:revisionView w:markup="0"/>
  <w:trackRevision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3MTIyNja2MDY1NzFR0lEKTi0uzszPAykwqwUAogLcTywAAAA="/>
  </w:docVars>
  <w:rsids>
    <w:rsidRoot w:val="00C56A1C"/>
    <w:rsid w:val="00000AE3"/>
    <w:rsid w:val="0003302D"/>
    <w:rsid w:val="00044CDB"/>
    <w:rsid w:val="000535D4"/>
    <w:rsid w:val="00054472"/>
    <w:rsid w:val="00071122"/>
    <w:rsid w:val="00091B6F"/>
    <w:rsid w:val="000930E1"/>
    <w:rsid w:val="000A6A33"/>
    <w:rsid w:val="000B2015"/>
    <w:rsid w:val="000B67B0"/>
    <w:rsid w:val="000D79CD"/>
    <w:rsid w:val="000F69F8"/>
    <w:rsid w:val="001311FA"/>
    <w:rsid w:val="00145F4A"/>
    <w:rsid w:val="00174D2E"/>
    <w:rsid w:val="001852A5"/>
    <w:rsid w:val="00196FA7"/>
    <w:rsid w:val="001A4623"/>
    <w:rsid w:val="001A6172"/>
    <w:rsid w:val="001B05FB"/>
    <w:rsid w:val="001B4CC9"/>
    <w:rsid w:val="001D1A48"/>
    <w:rsid w:val="001F5EF3"/>
    <w:rsid w:val="00204296"/>
    <w:rsid w:val="00243BA7"/>
    <w:rsid w:val="0024570A"/>
    <w:rsid w:val="00246C35"/>
    <w:rsid w:val="00246D28"/>
    <w:rsid w:val="00250D0F"/>
    <w:rsid w:val="00251344"/>
    <w:rsid w:val="002534DE"/>
    <w:rsid w:val="00256C3D"/>
    <w:rsid w:val="002653F1"/>
    <w:rsid w:val="00267921"/>
    <w:rsid w:val="00291F4B"/>
    <w:rsid w:val="002B32FE"/>
    <w:rsid w:val="002B77A7"/>
    <w:rsid w:val="002D407B"/>
    <w:rsid w:val="00313C86"/>
    <w:rsid w:val="00326E84"/>
    <w:rsid w:val="003440B9"/>
    <w:rsid w:val="00347DDB"/>
    <w:rsid w:val="00356B39"/>
    <w:rsid w:val="00356DF2"/>
    <w:rsid w:val="00364D6A"/>
    <w:rsid w:val="00366A7D"/>
    <w:rsid w:val="00377D6B"/>
    <w:rsid w:val="003968EB"/>
    <w:rsid w:val="003A4F27"/>
    <w:rsid w:val="003B4094"/>
    <w:rsid w:val="003B5740"/>
    <w:rsid w:val="003C7E0D"/>
    <w:rsid w:val="003D33D3"/>
    <w:rsid w:val="003E33E6"/>
    <w:rsid w:val="003F1055"/>
    <w:rsid w:val="003F24CE"/>
    <w:rsid w:val="003F4B8C"/>
    <w:rsid w:val="0041446C"/>
    <w:rsid w:val="004171D2"/>
    <w:rsid w:val="00463529"/>
    <w:rsid w:val="00480C18"/>
    <w:rsid w:val="00493125"/>
    <w:rsid w:val="004A246A"/>
    <w:rsid w:val="004A74DA"/>
    <w:rsid w:val="004B0962"/>
    <w:rsid w:val="004B2D5B"/>
    <w:rsid w:val="004E4279"/>
    <w:rsid w:val="00531C8E"/>
    <w:rsid w:val="00545E8C"/>
    <w:rsid w:val="00546998"/>
    <w:rsid w:val="0054755B"/>
    <w:rsid w:val="005545E9"/>
    <w:rsid w:val="0055653B"/>
    <w:rsid w:val="00557451"/>
    <w:rsid w:val="005663A8"/>
    <w:rsid w:val="005B13DF"/>
    <w:rsid w:val="005B2157"/>
    <w:rsid w:val="005D3CA4"/>
    <w:rsid w:val="005D6A43"/>
    <w:rsid w:val="005F524B"/>
    <w:rsid w:val="00644367"/>
    <w:rsid w:val="0065144D"/>
    <w:rsid w:val="00667015"/>
    <w:rsid w:val="00675B15"/>
    <w:rsid w:val="00692A63"/>
    <w:rsid w:val="006973E7"/>
    <w:rsid w:val="006A2261"/>
    <w:rsid w:val="006A3739"/>
    <w:rsid w:val="006A45A7"/>
    <w:rsid w:val="006D2CC2"/>
    <w:rsid w:val="006D6795"/>
    <w:rsid w:val="006E5825"/>
    <w:rsid w:val="006F1B72"/>
    <w:rsid w:val="006F23CC"/>
    <w:rsid w:val="006F3883"/>
    <w:rsid w:val="00722B91"/>
    <w:rsid w:val="00735B3E"/>
    <w:rsid w:val="0073682C"/>
    <w:rsid w:val="00737BB6"/>
    <w:rsid w:val="00740974"/>
    <w:rsid w:val="00766E0D"/>
    <w:rsid w:val="008059C8"/>
    <w:rsid w:val="00806485"/>
    <w:rsid w:val="00813484"/>
    <w:rsid w:val="008265EC"/>
    <w:rsid w:val="008515B1"/>
    <w:rsid w:val="00865583"/>
    <w:rsid w:val="00867400"/>
    <w:rsid w:val="008A28F7"/>
    <w:rsid w:val="008B7AF9"/>
    <w:rsid w:val="008B7C06"/>
    <w:rsid w:val="008C4F71"/>
    <w:rsid w:val="008D1587"/>
    <w:rsid w:val="00903B7B"/>
    <w:rsid w:val="0091028C"/>
    <w:rsid w:val="00912639"/>
    <w:rsid w:val="00915C3B"/>
    <w:rsid w:val="009201CA"/>
    <w:rsid w:val="0092256F"/>
    <w:rsid w:val="00925C82"/>
    <w:rsid w:val="0093100B"/>
    <w:rsid w:val="0093663C"/>
    <w:rsid w:val="00947E22"/>
    <w:rsid w:val="00954FDA"/>
    <w:rsid w:val="009746BE"/>
    <w:rsid w:val="0097790B"/>
    <w:rsid w:val="00987948"/>
    <w:rsid w:val="009A0C57"/>
    <w:rsid w:val="009A120A"/>
    <w:rsid w:val="009D17D0"/>
    <w:rsid w:val="00A043A7"/>
    <w:rsid w:val="00A22A78"/>
    <w:rsid w:val="00A22E96"/>
    <w:rsid w:val="00A27AA2"/>
    <w:rsid w:val="00A64AB2"/>
    <w:rsid w:val="00A70B77"/>
    <w:rsid w:val="00A83EAD"/>
    <w:rsid w:val="00A849D1"/>
    <w:rsid w:val="00AA6F7D"/>
    <w:rsid w:val="00AC6B72"/>
    <w:rsid w:val="00AD14DA"/>
    <w:rsid w:val="00AD5001"/>
    <w:rsid w:val="00AE0DBD"/>
    <w:rsid w:val="00AE44CD"/>
    <w:rsid w:val="00AE6F3B"/>
    <w:rsid w:val="00AE77A1"/>
    <w:rsid w:val="00AF2F5E"/>
    <w:rsid w:val="00B00841"/>
    <w:rsid w:val="00B00A81"/>
    <w:rsid w:val="00B00D7C"/>
    <w:rsid w:val="00B024CB"/>
    <w:rsid w:val="00B02B09"/>
    <w:rsid w:val="00B06706"/>
    <w:rsid w:val="00B06E34"/>
    <w:rsid w:val="00B13ADD"/>
    <w:rsid w:val="00B2319A"/>
    <w:rsid w:val="00B23644"/>
    <w:rsid w:val="00B46715"/>
    <w:rsid w:val="00B53E30"/>
    <w:rsid w:val="00B939E9"/>
    <w:rsid w:val="00B979A6"/>
    <w:rsid w:val="00BC3AD6"/>
    <w:rsid w:val="00BD4164"/>
    <w:rsid w:val="00BE7CF1"/>
    <w:rsid w:val="00BF6168"/>
    <w:rsid w:val="00C14E27"/>
    <w:rsid w:val="00C21165"/>
    <w:rsid w:val="00C334DF"/>
    <w:rsid w:val="00C33957"/>
    <w:rsid w:val="00C404C9"/>
    <w:rsid w:val="00C56A1C"/>
    <w:rsid w:val="00C614EE"/>
    <w:rsid w:val="00C6200B"/>
    <w:rsid w:val="00C64F53"/>
    <w:rsid w:val="00C75436"/>
    <w:rsid w:val="00C96322"/>
    <w:rsid w:val="00C967A2"/>
    <w:rsid w:val="00C97B79"/>
    <w:rsid w:val="00CA60C8"/>
    <w:rsid w:val="00CA7944"/>
    <w:rsid w:val="00CD3C1A"/>
    <w:rsid w:val="00CE33C2"/>
    <w:rsid w:val="00CE4289"/>
    <w:rsid w:val="00CF7CB9"/>
    <w:rsid w:val="00D039D5"/>
    <w:rsid w:val="00D05641"/>
    <w:rsid w:val="00D23D1D"/>
    <w:rsid w:val="00D462D2"/>
    <w:rsid w:val="00D6055C"/>
    <w:rsid w:val="00D625DE"/>
    <w:rsid w:val="00D63F80"/>
    <w:rsid w:val="00D67DC9"/>
    <w:rsid w:val="00DD41EA"/>
    <w:rsid w:val="00E241DE"/>
    <w:rsid w:val="00E24237"/>
    <w:rsid w:val="00E268E5"/>
    <w:rsid w:val="00E31502"/>
    <w:rsid w:val="00E34AA9"/>
    <w:rsid w:val="00E50287"/>
    <w:rsid w:val="00E552C8"/>
    <w:rsid w:val="00E762A3"/>
    <w:rsid w:val="00E773D9"/>
    <w:rsid w:val="00E813A4"/>
    <w:rsid w:val="00E96EE5"/>
    <w:rsid w:val="00EA310E"/>
    <w:rsid w:val="00EA3394"/>
    <w:rsid w:val="00EB6424"/>
    <w:rsid w:val="00EC06CB"/>
    <w:rsid w:val="00EC59A5"/>
    <w:rsid w:val="00EF461D"/>
    <w:rsid w:val="00F171A3"/>
    <w:rsid w:val="00F226C5"/>
    <w:rsid w:val="00F33302"/>
    <w:rsid w:val="00F43C61"/>
    <w:rsid w:val="00F73A2C"/>
    <w:rsid w:val="00F85862"/>
    <w:rsid w:val="00F9141E"/>
    <w:rsid w:val="00F92A6A"/>
    <w:rsid w:val="00F92C80"/>
    <w:rsid w:val="00FA64D2"/>
    <w:rsid w:val="00FA6E9F"/>
    <w:rsid w:val="00FB03BE"/>
    <w:rsid w:val="00FB22E5"/>
    <w:rsid w:val="00FB271A"/>
    <w:rsid w:val="00FE0004"/>
    <w:rsid w:val="00FE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029AEE5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129"/>
      <w:ind w:left="1385" w:hanging="43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ind w:left="20"/>
      <w:outlineLvl w:val="1"/>
    </w:pPr>
    <w:rPr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1"/>
    <w:qFormat/>
    <w:pPr>
      <w:spacing w:before="59"/>
      <w:ind w:left="1493" w:hanging="53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955"/>
    </w:pPr>
    <w:rPr>
      <w:sz w:val="20"/>
      <w:szCs w:val="20"/>
    </w:rPr>
  </w:style>
  <w:style w:type="character" w:customStyle="1" w:styleId="BodyTextChar">
    <w:name w:val="Body Text Char"/>
    <w:link w:val="BodyText"/>
    <w:uiPriority w:val="99"/>
    <w:semiHidden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link w:val="Heading1"/>
    <w:uiPriority w:val="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GridTable1Light1">
    <w:name w:val="Grid Table 1 Light1"/>
    <w:basedOn w:val="TableNormal"/>
    <w:uiPriority w:val="46"/>
    <w:rsid w:val="00C56A1C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56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E552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52C8"/>
    <w:pPr>
      <w:widowControl/>
      <w:autoSpaceDE/>
      <w:autoSpaceDN/>
      <w:adjustRightInd/>
      <w:spacing w:after="200"/>
    </w:pPr>
    <w:rPr>
      <w:rFonts w:ascii="Calibri" w:eastAsia="Calibri" w:hAnsi="Calibri" w:cs="Arial"/>
      <w:sz w:val="20"/>
      <w:szCs w:val="20"/>
      <w:lang w:val="nl-NL"/>
    </w:rPr>
  </w:style>
  <w:style w:type="character" w:customStyle="1" w:styleId="CommentTextChar">
    <w:name w:val="Comment Text Char"/>
    <w:link w:val="CommentText"/>
    <w:uiPriority w:val="99"/>
    <w:semiHidden/>
    <w:rsid w:val="00E552C8"/>
    <w:rPr>
      <w:rFonts w:ascii="Calibri" w:eastAsia="Calibri" w:hAnsi="Calibri" w:cs="Arial"/>
      <w:sz w:val="20"/>
      <w:szCs w:val="20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2C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552C8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4CDB"/>
    <w:pPr>
      <w:widowControl w:val="0"/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link w:val="CommentSubject"/>
    <w:uiPriority w:val="99"/>
    <w:semiHidden/>
    <w:rsid w:val="00044CDB"/>
    <w:rPr>
      <w:rFonts w:ascii="Times New Roman" w:eastAsia="Calibri" w:hAnsi="Times New Roman" w:cs="Arial"/>
      <w:b/>
      <w:bCs/>
      <w:sz w:val="20"/>
      <w:szCs w:val="20"/>
      <w:lang w:val="nl-NL"/>
    </w:rPr>
  </w:style>
  <w:style w:type="paragraph" w:styleId="Revision">
    <w:name w:val="Revision"/>
    <w:hidden/>
    <w:uiPriority w:val="99"/>
    <w:semiHidden/>
    <w:rsid w:val="005F524B"/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7790B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44C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25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56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225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56F"/>
    <w:rPr>
      <w:rFonts w:ascii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129"/>
      <w:ind w:left="1385" w:hanging="43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ind w:left="20"/>
      <w:outlineLvl w:val="1"/>
    </w:pPr>
    <w:rPr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1"/>
    <w:qFormat/>
    <w:pPr>
      <w:spacing w:before="59"/>
      <w:ind w:left="1493" w:hanging="53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955"/>
    </w:pPr>
    <w:rPr>
      <w:sz w:val="20"/>
      <w:szCs w:val="20"/>
    </w:rPr>
  </w:style>
  <w:style w:type="character" w:customStyle="1" w:styleId="BodyTextChar">
    <w:name w:val="Body Text Char"/>
    <w:link w:val="BodyText"/>
    <w:uiPriority w:val="99"/>
    <w:semiHidden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link w:val="Heading1"/>
    <w:uiPriority w:val="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GridTable1Light1">
    <w:name w:val="Grid Table 1 Light1"/>
    <w:basedOn w:val="TableNormal"/>
    <w:uiPriority w:val="46"/>
    <w:rsid w:val="00C56A1C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56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E552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52C8"/>
    <w:pPr>
      <w:widowControl/>
      <w:autoSpaceDE/>
      <w:autoSpaceDN/>
      <w:adjustRightInd/>
      <w:spacing w:after="200"/>
    </w:pPr>
    <w:rPr>
      <w:rFonts w:ascii="Calibri" w:eastAsia="Calibri" w:hAnsi="Calibri" w:cs="Arial"/>
      <w:sz w:val="20"/>
      <w:szCs w:val="20"/>
      <w:lang w:val="nl-NL"/>
    </w:rPr>
  </w:style>
  <w:style w:type="character" w:customStyle="1" w:styleId="CommentTextChar">
    <w:name w:val="Comment Text Char"/>
    <w:link w:val="CommentText"/>
    <w:uiPriority w:val="99"/>
    <w:semiHidden/>
    <w:rsid w:val="00E552C8"/>
    <w:rPr>
      <w:rFonts w:ascii="Calibri" w:eastAsia="Calibri" w:hAnsi="Calibri" w:cs="Arial"/>
      <w:sz w:val="20"/>
      <w:szCs w:val="20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2C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552C8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4CDB"/>
    <w:pPr>
      <w:widowControl w:val="0"/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link w:val="CommentSubject"/>
    <w:uiPriority w:val="99"/>
    <w:semiHidden/>
    <w:rsid w:val="00044CDB"/>
    <w:rPr>
      <w:rFonts w:ascii="Times New Roman" w:eastAsia="Calibri" w:hAnsi="Times New Roman" w:cs="Arial"/>
      <w:b/>
      <w:bCs/>
      <w:sz w:val="20"/>
      <w:szCs w:val="20"/>
      <w:lang w:val="nl-NL"/>
    </w:rPr>
  </w:style>
  <w:style w:type="paragraph" w:styleId="Revision">
    <w:name w:val="Revision"/>
    <w:hidden/>
    <w:uiPriority w:val="99"/>
    <w:semiHidden/>
    <w:rsid w:val="005F524B"/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7790B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44C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25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56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225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56F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D1842-E09B-4E00-8111-A4015A01B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2802</Words>
  <Characters>19163</Characters>
  <Application>Microsoft Office Word</Application>
  <DocSecurity>0</DocSecurity>
  <Lines>159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TNO</Company>
  <LinksUpToDate>false</LinksUpToDate>
  <CharactersWithSpaces>21922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Abbas, Hasan</dc:creator>
  <cp:lastModifiedBy>Lejla Alic</cp:lastModifiedBy>
  <cp:revision>2</cp:revision>
  <dcterms:created xsi:type="dcterms:W3CDTF">2018-12-26T17:52:00Z</dcterms:created>
  <dcterms:modified xsi:type="dcterms:W3CDTF">2018-12-26T17:52:00Z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TeX</vt:lpwstr>
  </property>
</Properties>
</file>